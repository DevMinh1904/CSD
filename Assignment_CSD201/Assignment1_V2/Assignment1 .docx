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shd w:fill="ffffff" w:val="clear"/>
        <w:spacing w:before="0" w:line="288" w:lineRule="auto"/>
        <w:jc w:val="center"/>
        <w:rPr>
          <w:b w:val="1"/>
          <w:color w:val="1d2125"/>
          <w:sz w:val="46"/>
          <w:szCs w:val="46"/>
        </w:rPr>
      </w:pPr>
      <w:bookmarkStart w:colFirst="0" w:colLast="0" w:name="_heading=h.gjdgxs" w:id="0"/>
      <w:bookmarkEnd w:id="0"/>
      <w:r w:rsidDel="00000000" w:rsidR="00000000" w:rsidRPr="00000000">
        <w:rPr>
          <w:b w:val="1"/>
          <w:color w:val="1d2125"/>
          <w:sz w:val="46"/>
          <w:szCs w:val="46"/>
          <w:rtl w:val="0"/>
        </w:rPr>
        <w:t xml:space="preserve">Library Management System</w:t>
      </w:r>
    </w:p>
    <w:p w:rsidR="00000000" w:rsidDel="00000000" w:rsidP="00000000" w:rsidRDefault="00000000" w:rsidRPr="00000000" w14:paraId="00000002">
      <w:pPr>
        <w:pStyle w:val="Heading2"/>
        <w:keepNext w:val="0"/>
        <w:keepLines w:val="0"/>
        <w:shd w:fill="ffffff" w:val="clear"/>
        <w:spacing w:after="80" w:before="0" w:line="288" w:lineRule="auto"/>
        <w:jc w:val="center"/>
        <w:rPr>
          <w:b w:val="1"/>
          <w:color w:val="1d2125"/>
          <w:sz w:val="34"/>
          <w:szCs w:val="34"/>
        </w:rPr>
      </w:pPr>
      <w:bookmarkStart w:colFirst="0" w:colLast="0" w:name="_heading=h.30j0zll" w:id="1"/>
      <w:bookmarkEnd w:id="1"/>
      <w:r w:rsidDel="00000000" w:rsidR="00000000" w:rsidRPr="00000000">
        <w:rPr>
          <w:b w:val="1"/>
          <w:color w:val="1d2125"/>
          <w:sz w:val="34"/>
          <w:szCs w:val="34"/>
          <w:rtl w:val="0"/>
        </w:rPr>
        <w:t xml:space="preserve">using linked list data structure</w:t>
      </w:r>
    </w:p>
    <w:p w:rsidR="00000000" w:rsidDel="00000000" w:rsidP="00000000" w:rsidRDefault="00000000" w:rsidRPr="00000000" w14:paraId="00000003">
      <w:pPr>
        <w:shd w:fill="ffffff" w:val="clear"/>
        <w:spacing w:after="240" w:lineRule="auto"/>
        <w:rPr>
          <w:color w:val="1d2125"/>
        </w:rPr>
      </w:pPr>
      <w:r w:rsidDel="00000000" w:rsidR="00000000" w:rsidRPr="00000000">
        <w:rPr>
          <w:color w:val="1d2125"/>
          <w:rtl w:val="0"/>
        </w:rPr>
        <w:t xml:space="preserve">INTRODUCTION</w:t>
        <w:br w:type="textWrapping"/>
        <w:t xml:space="preserve">Your first assignment in this block will be using linked list data struture for implementing a small Library Management System  (LMS) in Java language. </w:t>
        <w:br w:type="textWrapping"/>
        <w:t xml:space="preserve">LMS manages information about books, readers and  book lending items. These information are:</w:t>
        <w:br w:type="textWrapping"/>
        <w:t xml:space="preserve">About a book:</w:t>
      </w:r>
    </w:p>
    <w:p w:rsidR="00000000" w:rsidDel="00000000" w:rsidP="00000000" w:rsidRDefault="00000000" w:rsidRPr="00000000" w14:paraId="00000004">
      <w:pPr>
        <w:numPr>
          <w:ilvl w:val="0"/>
          <w:numId w:val="3"/>
        </w:numPr>
        <w:shd w:fill="ffffff" w:val="clear"/>
        <w:spacing w:after="0" w:lineRule="auto"/>
        <w:ind w:left="720" w:hanging="360"/>
        <w:rPr/>
      </w:pPr>
      <w:r w:rsidDel="00000000" w:rsidR="00000000" w:rsidRPr="00000000">
        <w:rPr>
          <w:color w:val="1d2125"/>
          <w:rtl w:val="0"/>
        </w:rPr>
        <w:t xml:space="preserve">bcode (string): the code of the book (this should be unique for the book).</w:t>
      </w:r>
      <w:r w:rsidDel="00000000" w:rsidR="00000000" w:rsidRPr="00000000">
        <w:rPr>
          <w:rtl w:val="0"/>
        </w:rPr>
      </w:r>
    </w:p>
    <w:p w:rsidR="00000000" w:rsidDel="00000000" w:rsidP="00000000" w:rsidRDefault="00000000" w:rsidRPr="00000000" w14:paraId="00000005">
      <w:pPr>
        <w:numPr>
          <w:ilvl w:val="0"/>
          <w:numId w:val="3"/>
        </w:numPr>
        <w:shd w:fill="ffffff" w:val="clear"/>
        <w:spacing w:after="0" w:lineRule="auto"/>
        <w:ind w:left="720" w:hanging="360"/>
        <w:rPr/>
      </w:pPr>
      <w:r w:rsidDel="00000000" w:rsidR="00000000" w:rsidRPr="00000000">
        <w:rPr>
          <w:color w:val="1d2125"/>
          <w:rtl w:val="0"/>
        </w:rPr>
        <w:t xml:space="preserve">title (string): the title of the book.</w:t>
      </w:r>
      <w:r w:rsidDel="00000000" w:rsidR="00000000" w:rsidRPr="00000000">
        <w:rPr>
          <w:rtl w:val="0"/>
        </w:rPr>
      </w:r>
    </w:p>
    <w:p w:rsidR="00000000" w:rsidDel="00000000" w:rsidP="00000000" w:rsidRDefault="00000000" w:rsidRPr="00000000" w14:paraId="00000006">
      <w:pPr>
        <w:numPr>
          <w:ilvl w:val="0"/>
          <w:numId w:val="3"/>
        </w:numPr>
        <w:shd w:fill="ffffff" w:val="clear"/>
        <w:spacing w:after="0" w:lineRule="auto"/>
        <w:ind w:left="720" w:hanging="360"/>
        <w:rPr/>
      </w:pPr>
      <w:r w:rsidDel="00000000" w:rsidR="00000000" w:rsidRPr="00000000">
        <w:rPr>
          <w:color w:val="1d2125"/>
          <w:rtl w:val="0"/>
        </w:rPr>
        <w:t xml:space="preserve">quantity (integer): the number of  books with the same code the library has.</w:t>
      </w:r>
      <w:r w:rsidDel="00000000" w:rsidR="00000000" w:rsidRPr="00000000">
        <w:rPr>
          <w:rtl w:val="0"/>
        </w:rPr>
      </w:r>
    </w:p>
    <w:p w:rsidR="00000000" w:rsidDel="00000000" w:rsidP="00000000" w:rsidRDefault="00000000" w:rsidRPr="00000000" w14:paraId="00000007">
      <w:pPr>
        <w:numPr>
          <w:ilvl w:val="0"/>
          <w:numId w:val="3"/>
        </w:numPr>
        <w:shd w:fill="ffffff" w:val="clear"/>
        <w:spacing w:after="0" w:lineRule="auto"/>
        <w:ind w:left="720" w:hanging="360"/>
        <w:rPr/>
      </w:pPr>
      <w:sdt>
        <w:sdtPr>
          <w:tag w:val="goog_rdk_0"/>
        </w:sdtPr>
        <w:sdtContent>
          <w:r w:rsidDel="00000000" w:rsidR="00000000" w:rsidRPr="00000000">
            <w:rPr>
              <w:rFonts w:ascii="Arial Unicode MS" w:cs="Arial Unicode MS" w:eastAsia="Arial Unicode MS" w:hAnsi="Arial Unicode MS"/>
              <w:color w:val="1d2125"/>
              <w:rtl w:val="0"/>
            </w:rPr>
            <w:t xml:space="preserve">lended (integer): the number of  books with the same code, which are still lended. Condition: lended ≤ quantity.</w:t>
          </w:r>
        </w:sdtContent>
      </w:sdt>
      <w:r w:rsidDel="00000000" w:rsidR="00000000" w:rsidRPr="00000000">
        <w:rPr>
          <w:rtl w:val="0"/>
        </w:rPr>
      </w:r>
    </w:p>
    <w:p w:rsidR="00000000" w:rsidDel="00000000" w:rsidP="00000000" w:rsidRDefault="00000000" w:rsidRPr="00000000" w14:paraId="00000008">
      <w:pPr>
        <w:numPr>
          <w:ilvl w:val="0"/>
          <w:numId w:val="3"/>
        </w:numPr>
        <w:shd w:fill="ffffff" w:val="clear"/>
        <w:spacing w:after="240" w:lineRule="auto"/>
        <w:ind w:left="720" w:hanging="360"/>
        <w:rPr/>
      </w:pPr>
      <w:r w:rsidDel="00000000" w:rsidR="00000000" w:rsidRPr="00000000">
        <w:rPr>
          <w:color w:val="1d2125"/>
          <w:rtl w:val="0"/>
        </w:rPr>
        <w:t xml:space="preserve">price (double): The price of the book.</w:t>
      </w:r>
      <w:r w:rsidDel="00000000" w:rsidR="00000000" w:rsidRPr="00000000">
        <w:rPr>
          <w:rtl w:val="0"/>
        </w:rPr>
      </w:r>
    </w:p>
    <w:p w:rsidR="00000000" w:rsidDel="00000000" w:rsidP="00000000" w:rsidRDefault="00000000" w:rsidRPr="00000000" w14:paraId="00000009">
      <w:pPr>
        <w:shd w:fill="ffffff" w:val="clear"/>
        <w:spacing w:after="240" w:lineRule="auto"/>
        <w:rPr>
          <w:color w:val="1d2125"/>
        </w:rPr>
      </w:pPr>
      <w:r w:rsidDel="00000000" w:rsidR="00000000" w:rsidRPr="00000000">
        <w:rPr>
          <w:color w:val="1d2125"/>
          <w:rtl w:val="0"/>
        </w:rPr>
        <w:t xml:space="preserve">About a reader:</w:t>
      </w:r>
    </w:p>
    <w:p w:rsidR="00000000" w:rsidDel="00000000" w:rsidP="00000000" w:rsidRDefault="00000000" w:rsidRPr="00000000" w14:paraId="0000000A">
      <w:pPr>
        <w:numPr>
          <w:ilvl w:val="0"/>
          <w:numId w:val="2"/>
        </w:numPr>
        <w:shd w:fill="ffffff" w:val="clear"/>
        <w:spacing w:after="0" w:lineRule="auto"/>
        <w:ind w:left="720" w:hanging="360"/>
        <w:rPr/>
      </w:pPr>
      <w:r w:rsidDel="00000000" w:rsidR="00000000" w:rsidRPr="00000000">
        <w:rPr>
          <w:color w:val="1d2125"/>
          <w:rtl w:val="0"/>
        </w:rPr>
        <w:t xml:space="preserve">rcode (string): the code of the reader (this should be unique for the reader).</w:t>
      </w:r>
      <w:r w:rsidDel="00000000" w:rsidR="00000000" w:rsidRPr="00000000">
        <w:rPr>
          <w:rtl w:val="0"/>
        </w:rPr>
      </w:r>
    </w:p>
    <w:p w:rsidR="00000000" w:rsidDel="00000000" w:rsidP="00000000" w:rsidRDefault="00000000" w:rsidRPr="00000000" w14:paraId="0000000B">
      <w:pPr>
        <w:numPr>
          <w:ilvl w:val="0"/>
          <w:numId w:val="2"/>
        </w:numPr>
        <w:shd w:fill="ffffff" w:val="clear"/>
        <w:spacing w:after="0" w:lineRule="auto"/>
        <w:ind w:left="720" w:hanging="360"/>
        <w:rPr/>
      </w:pPr>
      <w:r w:rsidDel="00000000" w:rsidR="00000000" w:rsidRPr="00000000">
        <w:rPr>
          <w:color w:val="1d2125"/>
          <w:rtl w:val="0"/>
        </w:rPr>
        <w:t xml:space="preserve">name (string): the name of the reader.</w:t>
      </w:r>
      <w:r w:rsidDel="00000000" w:rsidR="00000000" w:rsidRPr="00000000">
        <w:rPr>
          <w:rtl w:val="0"/>
        </w:rPr>
      </w:r>
    </w:p>
    <w:p w:rsidR="00000000" w:rsidDel="00000000" w:rsidP="00000000" w:rsidRDefault="00000000" w:rsidRPr="00000000" w14:paraId="0000000C">
      <w:pPr>
        <w:numPr>
          <w:ilvl w:val="0"/>
          <w:numId w:val="2"/>
        </w:numPr>
        <w:shd w:fill="ffffff" w:val="clear"/>
        <w:spacing w:after="240" w:lineRule="auto"/>
        <w:ind w:left="720" w:hanging="360"/>
        <w:rPr/>
      </w:pPr>
      <w:r w:rsidDel="00000000" w:rsidR="00000000" w:rsidRPr="00000000">
        <w:rPr>
          <w:color w:val="1d2125"/>
          <w:rtl w:val="0"/>
        </w:rPr>
        <w:t xml:space="preserve">byear (integer): The birth year of the reader (must between 1900 and 2010).</w:t>
      </w:r>
      <w:r w:rsidDel="00000000" w:rsidR="00000000" w:rsidRPr="00000000">
        <w:rPr>
          <w:rtl w:val="0"/>
        </w:rPr>
      </w:r>
    </w:p>
    <w:p w:rsidR="00000000" w:rsidDel="00000000" w:rsidP="00000000" w:rsidRDefault="00000000" w:rsidRPr="00000000" w14:paraId="0000000D">
      <w:pPr>
        <w:shd w:fill="ffffff" w:val="clear"/>
        <w:spacing w:after="240" w:lineRule="auto"/>
        <w:rPr>
          <w:color w:val="1d2125"/>
        </w:rPr>
      </w:pPr>
      <w:r w:rsidDel="00000000" w:rsidR="00000000" w:rsidRPr="00000000">
        <w:rPr>
          <w:color w:val="1d2125"/>
          <w:rtl w:val="0"/>
        </w:rPr>
        <w:t xml:space="preserve">About lending:</w:t>
      </w:r>
    </w:p>
    <w:p w:rsidR="00000000" w:rsidDel="00000000" w:rsidP="00000000" w:rsidRDefault="00000000" w:rsidRPr="00000000" w14:paraId="0000000E">
      <w:pPr>
        <w:numPr>
          <w:ilvl w:val="0"/>
          <w:numId w:val="1"/>
        </w:numPr>
        <w:shd w:fill="ffffff" w:val="clear"/>
        <w:spacing w:after="0" w:lineRule="auto"/>
        <w:ind w:left="720" w:hanging="360"/>
        <w:rPr/>
      </w:pPr>
      <w:r w:rsidDel="00000000" w:rsidR="00000000" w:rsidRPr="00000000">
        <w:rPr>
          <w:color w:val="1d2125"/>
          <w:rtl w:val="0"/>
        </w:rPr>
        <w:t xml:space="preserve">bcode (string): the code of the book to be lended.</w:t>
      </w:r>
      <w:r w:rsidDel="00000000" w:rsidR="00000000" w:rsidRPr="00000000">
        <w:rPr>
          <w:rtl w:val="0"/>
        </w:rPr>
      </w:r>
    </w:p>
    <w:p w:rsidR="00000000" w:rsidDel="00000000" w:rsidP="00000000" w:rsidRDefault="00000000" w:rsidRPr="00000000" w14:paraId="0000000F">
      <w:pPr>
        <w:numPr>
          <w:ilvl w:val="0"/>
          <w:numId w:val="1"/>
        </w:numPr>
        <w:shd w:fill="ffffff" w:val="clear"/>
        <w:spacing w:after="0" w:lineRule="auto"/>
        <w:ind w:left="720" w:hanging="360"/>
        <w:rPr/>
      </w:pPr>
      <w:r w:rsidDel="00000000" w:rsidR="00000000" w:rsidRPr="00000000">
        <w:rPr>
          <w:color w:val="1d2125"/>
          <w:rtl w:val="0"/>
        </w:rPr>
        <w:t xml:space="preserve">rcode (string): the code of the borrower.</w:t>
      </w:r>
      <w:r w:rsidDel="00000000" w:rsidR="00000000" w:rsidRPr="00000000">
        <w:rPr>
          <w:rtl w:val="0"/>
        </w:rPr>
      </w:r>
    </w:p>
    <w:p w:rsidR="00000000" w:rsidDel="00000000" w:rsidP="00000000" w:rsidRDefault="00000000" w:rsidRPr="00000000" w14:paraId="00000010">
      <w:pPr>
        <w:numPr>
          <w:ilvl w:val="0"/>
          <w:numId w:val="1"/>
        </w:numPr>
        <w:shd w:fill="ffffff" w:val="clear"/>
        <w:spacing w:after="240" w:lineRule="auto"/>
        <w:ind w:left="720" w:hanging="360"/>
        <w:rPr/>
      </w:pPr>
      <w:r w:rsidDel="00000000" w:rsidR="00000000" w:rsidRPr="00000000">
        <w:rPr>
          <w:color w:val="1d2125"/>
          <w:rtl w:val="0"/>
        </w:rPr>
        <w:t xml:space="preserve">state (integer): takes values 0, 1, or 2 only.</w:t>
      </w:r>
      <w:r w:rsidDel="00000000" w:rsidR="00000000" w:rsidRPr="00000000">
        <w:rPr>
          <w:rtl w:val="0"/>
        </w:rPr>
      </w:r>
    </w:p>
    <w:p w:rsidR="00000000" w:rsidDel="00000000" w:rsidP="00000000" w:rsidRDefault="00000000" w:rsidRPr="00000000" w14:paraId="00000011">
      <w:pPr>
        <w:shd w:fill="ffffff" w:val="clear"/>
        <w:spacing w:after="240" w:lineRule="auto"/>
        <w:rPr>
          <w:color w:val="1d2125"/>
        </w:rPr>
      </w:pPr>
      <w:r w:rsidDel="00000000" w:rsidR="00000000" w:rsidRPr="00000000">
        <w:rPr>
          <w:color w:val="1d2125"/>
          <w:rtl w:val="0"/>
        </w:rPr>
        <w:t xml:space="preserve">0: the book is not given to the reader</w:t>
        <w:br w:type="textWrapping"/>
        <w:t xml:space="preserve">1: the book is still at the reader, not given back.</w:t>
        <w:br w:type="textWrapping"/>
        <w:t xml:space="preserve">2: the book is given back to the library.</w:t>
      </w:r>
    </w:p>
    <w:p w:rsidR="00000000" w:rsidDel="00000000" w:rsidP="00000000" w:rsidRDefault="00000000" w:rsidRPr="00000000" w14:paraId="00000012">
      <w:pPr>
        <w:shd w:fill="ffffff" w:val="clear"/>
        <w:spacing w:after="240" w:lineRule="auto"/>
        <w:rPr>
          <w:color w:val="1d2125"/>
        </w:rPr>
      </w:pPr>
      <w:r w:rsidDel="00000000" w:rsidR="00000000" w:rsidRPr="00000000">
        <w:rPr>
          <w:color w:val="1d2125"/>
          <w:rtl w:val="0"/>
        </w:rPr>
        <w:t xml:space="preserve">YOUR TASKS</w:t>
        <w:br w:type="textWrapping"/>
        <w:t xml:space="preserve">You should use 3 linked lists, each one is used to store data for books, readers or book lending items. You should create linked lists from scratch, do not use list structures available in java like ArrayList, Vector or LinkedList classes.</w:t>
        <w:br w:type="textWrapping"/>
        <w:t xml:space="preserve">On running, your program displays the menu as below:</w:t>
        <w:br w:type="textWrapping"/>
        <w:t xml:space="preserve">Book list (8 marks):</w:t>
        <w:br w:type="textWrapping"/>
        <w:t xml:space="preserve">1.1.  </w:t>
        <w:tab/>
        <w:t xml:space="preserve">Load data from file</w:t>
        <w:br w:type="textWrapping"/>
        <w:t xml:space="preserve">1.2.  </w:t>
        <w:tab/>
        <w:t xml:space="preserve">Input &amp; add to the end</w:t>
        <w:br w:type="textWrapping"/>
        <w:t xml:space="preserve">1.3.  </w:t>
        <w:tab/>
        <w:t xml:space="preserve">Display data</w:t>
        <w:br w:type="textWrapping"/>
        <w:t xml:space="preserve">1.4.  </w:t>
        <w:tab/>
        <w:t xml:space="preserve">Save book list to file</w:t>
        <w:br w:type="textWrapping"/>
        <w:t xml:space="preserve">1.5.  </w:t>
        <w:tab/>
        <w:t xml:space="preserve">Search by bcode</w:t>
        <w:br w:type="textWrapping"/>
        <w:t xml:space="preserve">1.6.  </w:t>
        <w:tab/>
        <w:t xml:space="preserve">Delete by bcode</w:t>
        <w:br w:type="textWrapping"/>
        <w:t xml:space="preserve">1.7.  </w:t>
        <w:tab/>
        <w:t xml:space="preserve">Sort by bcode</w:t>
        <w:br w:type="textWrapping"/>
        <w:t xml:space="preserve">1.8.  </w:t>
        <w:tab/>
        <w:t xml:space="preserve">Input &amp; add to beginning</w:t>
        <w:br w:type="textWrapping"/>
        <w:t xml:space="preserve">1.9.  </w:t>
        <w:tab/>
        <w:t xml:space="preserve">Add after position  k</w:t>
        <w:br w:type="textWrapping"/>
        <w:t xml:space="preserve">1.10.</w:t>
        <w:tab/>
        <w:t xml:space="preserve">Delete position k</w:t>
      </w:r>
    </w:p>
    <w:p w:rsidR="00000000" w:rsidDel="00000000" w:rsidP="00000000" w:rsidRDefault="00000000" w:rsidRPr="00000000" w14:paraId="00000013">
      <w:pPr>
        <w:shd w:fill="ffffff" w:val="clear"/>
        <w:spacing w:after="240" w:lineRule="auto"/>
        <w:rPr>
          <w:color w:val="1d2125"/>
        </w:rPr>
      </w:pPr>
      <w:r w:rsidDel="00000000" w:rsidR="00000000" w:rsidRPr="00000000">
        <w:rPr>
          <w:color w:val="1d2125"/>
          <w:rtl w:val="0"/>
        </w:rPr>
        <w:t xml:space="preserve">Reader list (1 mark):</w:t>
        <w:br w:type="textWrapping"/>
        <w:t xml:space="preserve">2.1.  </w:t>
        <w:tab/>
        <w:t xml:space="preserve">Load data from file</w:t>
        <w:br w:type="textWrapping"/>
        <w:t xml:space="preserve">2.2.  </w:t>
        <w:tab/>
        <w:t xml:space="preserve">Input &amp; add to the end</w:t>
        <w:br w:type="textWrapping"/>
        <w:t xml:space="preserve">2.3.  </w:t>
        <w:tab/>
        <w:t xml:space="preserve">Display data</w:t>
        <w:br w:type="textWrapping"/>
        <w:t xml:space="preserve">2.4.  </w:t>
        <w:tab/>
        <w:t xml:space="preserve">Save reader list to file</w:t>
        <w:br w:type="textWrapping"/>
        <w:t xml:space="preserve">2.5.  </w:t>
        <w:tab/>
        <w:t xml:space="preserve">Search by rcode</w:t>
        <w:br w:type="textWrapping"/>
        <w:t xml:space="preserve">2.6.  </w:t>
        <w:tab/>
        <w:t xml:space="preserve">Delete by rcode</w:t>
      </w:r>
    </w:p>
    <w:p w:rsidR="00000000" w:rsidDel="00000000" w:rsidP="00000000" w:rsidRDefault="00000000" w:rsidRPr="00000000" w14:paraId="00000014">
      <w:pPr>
        <w:shd w:fill="ffffff" w:val="clear"/>
        <w:spacing w:after="240" w:lineRule="auto"/>
        <w:rPr>
          <w:color w:val="1d2125"/>
        </w:rPr>
      </w:pPr>
      <w:r w:rsidDel="00000000" w:rsidR="00000000" w:rsidRPr="00000000">
        <w:rPr>
          <w:color w:val="1d2125"/>
          <w:rtl w:val="0"/>
        </w:rPr>
        <w:t xml:space="preserve">Lending list (1 mark):</w:t>
        <w:br w:type="textWrapping"/>
        <w:t xml:space="preserve">3.1.  </w:t>
        <w:tab/>
        <w:t xml:space="preserve">Input data</w:t>
        <w:br w:type="textWrapping"/>
        <w:t xml:space="preserve">3.2.  </w:t>
        <w:tab/>
        <w:t xml:space="preserve">Display data</w:t>
        <w:br w:type="textWrapping"/>
        <w:t xml:space="preserve">3.3.  </w:t>
        <w:tab/>
        <w:t xml:space="preserve">Sort  by bcode + rcode</w:t>
      </w:r>
    </w:p>
    <w:p w:rsidR="00000000" w:rsidDel="00000000" w:rsidP="00000000" w:rsidRDefault="00000000" w:rsidRPr="00000000" w14:paraId="00000015">
      <w:pPr>
        <w:shd w:fill="ffffff" w:val="clear"/>
        <w:spacing w:after="240" w:lineRule="auto"/>
        <w:rPr>
          <w:color w:val="1d2125"/>
        </w:rPr>
      </w:pPr>
      <w:r w:rsidDel="00000000" w:rsidR="00000000" w:rsidRPr="00000000">
        <w:rPr>
          <w:color w:val="1d2125"/>
          <w:rtl w:val="0"/>
        </w:rPr>
        <w:t xml:space="preserve">tasks explanation</w:t>
        <w:br w:type="textWrapping"/>
        <w:t xml:space="preserve">Book list (8 marks):</w:t>
        <w:br w:type="textWrapping"/>
        <w:t xml:space="preserve">1.1.  </w:t>
        <w:tab/>
        <w:t xml:space="preserve">Load data from file</w:t>
        <w:br w:type="textWrapping"/>
        <w:t xml:space="preserve">Allow a user to input  the file name that contains information of books. The content of the file may be</w:t>
      </w:r>
    </w:p>
    <w:p w:rsidR="00000000" w:rsidDel="00000000" w:rsidP="00000000" w:rsidRDefault="00000000" w:rsidRPr="00000000" w14:paraId="00000016">
      <w:pPr>
        <w:shd w:fill="ffffff" w:val="clear"/>
        <w:spacing w:after="240" w:lineRule="auto"/>
        <w:rPr>
          <w:color w:val="1d2125"/>
        </w:rPr>
      </w:pPr>
      <w:r w:rsidDel="00000000" w:rsidR="00000000" w:rsidRPr="00000000">
        <w:rPr>
          <w:color w:val="1d2125"/>
          <w:rtl w:val="0"/>
        </w:rPr>
        <w:t xml:space="preserve">B03  |  Morning   |  12  |  25.1</w:t>
        <w:br w:type="textWrapping"/>
        <w:t xml:space="preserve">B01  |  The noon  |  10  |</w:t>
        <w:tab/>
        <w:t xml:space="preserve">5.2</w:t>
        <w:br w:type="textWrapping"/>
        <w:t xml:space="preserve">B02  |  River    </w:t>
        <w:tab/>
        <w:t xml:space="preserve">|</w:t>
        <w:tab/>
        <w:t xml:space="preserve">5  |</w:t>
        <w:tab/>
        <w:t xml:space="preserve">4.3</w:t>
        <w:br w:type="textWrapping"/>
        <w:t xml:space="preserve">B05  |  Physics </w:t>
        <w:tab/>
        <w:t xml:space="preserve">|</w:t>
        <w:tab/>
        <w:t xml:space="preserve">7  |  15.4</w:t>
        <w:br w:type="textWrapping"/>
        <w:t xml:space="preserve">B07  |  Biology  </w:t>
        <w:tab/>
        <w:t xml:space="preserve">|  11  |  12.2</w:t>
        <w:br w:type="textWrapping"/>
        <w:t xml:space="preserve">B04  |  Southern   |</w:t>
        <w:tab/>
        <w:t xml:space="preserve">9  |    5.2</w:t>
        <w:br w:type="textWrapping"/>
        <w:t xml:space="preserve">The first line means that: bcode = B03, title = Morning, quantity = 12, and price = 25.1 (lended is absent and set to 0)</w:t>
      </w:r>
    </w:p>
    <w:p w:rsidR="00000000" w:rsidDel="00000000" w:rsidP="00000000" w:rsidRDefault="00000000" w:rsidRPr="00000000" w14:paraId="00000017">
      <w:pPr>
        <w:shd w:fill="ffffff" w:val="clear"/>
        <w:spacing w:after="240" w:lineRule="auto"/>
        <w:rPr>
          <w:color w:val="1d2125"/>
        </w:rPr>
      </w:pPr>
      <w:r w:rsidDel="00000000" w:rsidR="00000000" w:rsidRPr="00000000">
        <w:rPr>
          <w:color w:val="1d2125"/>
          <w:rtl w:val="0"/>
        </w:rPr>
        <w:t xml:space="preserve">1.2.  </w:t>
        <w:tab/>
        <w:t xml:space="preserve">Input &amp; add to the end</w:t>
        <w:br w:type="textWrapping"/>
        <w:t xml:space="preserve">Allow a user to add new information about a book. After checking validation of data (including that the bcode could not be duplicated), the book is added to the end of the list.</w:t>
        <w:br w:type="textWrapping"/>
        <w:t xml:space="preserve">1.3.  </w:t>
        <w:tab/>
        <w:t xml:space="preserve">Display data</w:t>
        <w:br w:type="textWrapping"/>
        <w:t xml:space="preserve">Display data in format:</w:t>
        <w:br w:type="textWrapping"/>
        <w:t xml:space="preserve">bcode  |  title  |  quantity  |  lended  |  price  |   value</w:t>
        <w:br w:type="textWrapping"/>
        <w:t xml:space="preserve">where value = price*quantity</w:t>
        <w:br w:type="textWrapping"/>
        <w:t xml:space="preserve">For example after loading the above file, this option give the output below:</w:t>
        <w:br w:type="textWrapping"/>
        <w:t xml:space="preserve">code |   Title    </w:t>
        <w:tab/>
        <w:t xml:space="preserve">|  Quantity  |  Lended |  Price   |   Value</w:t>
        <w:br w:type="textWrapping"/>
        <w:t xml:space="preserve">-------------------------------------------------------------------</w:t>
        <w:br w:type="textWrapping"/>
        <w:t xml:space="preserve">B03  |  Morning   |      12        |      0   </w:t>
        <w:tab/>
        <w:t xml:space="preserve">|  25.1</w:t>
        <w:tab/>
        <w:t xml:space="preserve">|   301.2</w:t>
        <w:br w:type="textWrapping"/>
        <w:t xml:space="preserve">B01  |  The noon  |      10        |      0   </w:t>
        <w:tab/>
        <w:t xml:space="preserve">|    5.2</w:t>
        <w:tab/>
        <w:t xml:space="preserve">| </w:t>
        <w:tab/>
        <w:t xml:space="preserve">52</w:t>
        <w:br w:type="textWrapping"/>
        <w:t xml:space="preserve">B02  |  River    </w:t>
        <w:tab/>
        <w:t xml:space="preserve">|        5        |      0   </w:t>
        <w:tab/>
        <w:t xml:space="preserve">|    4.3 </w:t>
        <w:tab/>
        <w:t xml:space="preserve">|</w:t>
        <w:tab/>
        <w:t xml:space="preserve">21.5</w:t>
        <w:br w:type="textWrapping"/>
        <w:t xml:space="preserve">B05  |  Physics </w:t>
        <w:tab/>
        <w:t xml:space="preserve">|</w:t>
        <w:tab/>
        <w:t xml:space="preserve">    7        |      0   </w:t>
        <w:tab/>
        <w:t xml:space="preserve">|   15.4   |   107.8</w:t>
        <w:br w:type="textWrapping"/>
        <w:t xml:space="preserve">B07  |  Biology  </w:t>
        <w:tab/>
        <w:t xml:space="preserve">|      11        |      0   </w:t>
        <w:tab/>
        <w:t xml:space="preserve">|   12.2   |   134.2</w:t>
        <w:br w:type="textWrapping"/>
        <w:t xml:space="preserve">B04  |  Southern   |</w:t>
        <w:tab/>
        <w:t xml:space="preserve">   9         |</w:t>
        <w:tab/>
        <w:t xml:space="preserve"> 0   </w:t>
        <w:tab/>
        <w:t xml:space="preserve">|   5.2  </w:t>
        <w:tab/>
        <w:t xml:space="preserve">| </w:t>
        <w:tab/>
        <w:t xml:space="preserve">46.8</w:t>
      </w:r>
    </w:p>
    <w:p w:rsidR="00000000" w:rsidDel="00000000" w:rsidP="00000000" w:rsidRDefault="00000000" w:rsidRPr="00000000" w14:paraId="00000018">
      <w:pPr>
        <w:shd w:fill="ffffff" w:val="clear"/>
        <w:spacing w:after="240" w:lineRule="auto"/>
        <w:rPr>
          <w:color w:val="1d2125"/>
        </w:rPr>
      </w:pPr>
      <w:r w:rsidDel="00000000" w:rsidR="00000000" w:rsidRPr="00000000">
        <w:rPr>
          <w:color w:val="1d2125"/>
          <w:rtl w:val="0"/>
        </w:rPr>
        <w:t xml:space="preserve">1.4.  </w:t>
        <w:tab/>
        <w:t xml:space="preserve">Save book list to file</w:t>
        <w:br w:type="textWrapping"/>
        <w:t xml:space="preserve">Allow a user to input the file name and save the book list to the file. The information and format like the option 12.</w:t>
      </w:r>
    </w:p>
    <w:p w:rsidR="00000000" w:rsidDel="00000000" w:rsidP="00000000" w:rsidRDefault="00000000" w:rsidRPr="00000000" w14:paraId="00000019">
      <w:pPr>
        <w:shd w:fill="ffffff" w:val="clear"/>
        <w:spacing w:after="240" w:lineRule="auto"/>
        <w:rPr>
          <w:color w:val="1d2125"/>
        </w:rPr>
      </w:pPr>
      <w:r w:rsidDel="00000000" w:rsidR="00000000" w:rsidRPr="00000000">
        <w:rPr>
          <w:color w:val="1d2125"/>
          <w:rtl w:val="0"/>
        </w:rPr>
        <w:t xml:space="preserve">1.5.  </w:t>
        <w:tab/>
        <w:t xml:space="preserve">Search by bcode</w:t>
        <w:br w:type="textWrapping"/>
        <w:t xml:space="preserve">Write the function:</w:t>
        <w:br w:type="textWrapping"/>
        <w:t xml:space="preserve">Node search(String xCode) {}</w:t>
        <w:br w:type="textWrapping"/>
        <w:t xml:space="preserve">which return reference to the node whose info contains the book with bcode = xCode.</w:t>
        <w:br w:type="textWrapping"/>
        <w:t xml:space="preserve">Allow a user to input the pcode to be searched and display the result: found or not found.</w:t>
      </w:r>
    </w:p>
    <w:p w:rsidR="00000000" w:rsidDel="00000000" w:rsidP="00000000" w:rsidRDefault="00000000" w:rsidRPr="00000000" w14:paraId="0000001A">
      <w:pPr>
        <w:shd w:fill="ffffff" w:val="clear"/>
        <w:spacing w:after="240" w:lineRule="auto"/>
        <w:rPr>
          <w:color w:val="1d2125"/>
        </w:rPr>
      </w:pPr>
      <w:r w:rsidDel="00000000" w:rsidR="00000000" w:rsidRPr="00000000">
        <w:rPr>
          <w:color w:val="1d2125"/>
          <w:rtl w:val="0"/>
        </w:rPr>
        <w:t xml:space="preserve">1.6.  </w:t>
        <w:tab/>
        <w:t xml:space="preserve">Delete by bcode</w:t>
        <w:br w:type="textWrapping"/>
        <w:t xml:space="preserve">Write the function:</w:t>
        <w:br w:type="textWrapping"/>
        <w:t xml:space="preserve">void dele(String xCode) {}</w:t>
        <w:br w:type="textWrapping"/>
        <w:t xml:space="preserve">which deletes the node whose info contains the book with bcode = xCode.</w:t>
        <w:br w:type="textWrapping"/>
        <w:t xml:space="preserve">Allow a user to input the bcode to be deleted and then delete the book having that bcode.</w:t>
      </w:r>
    </w:p>
    <w:p w:rsidR="00000000" w:rsidDel="00000000" w:rsidP="00000000" w:rsidRDefault="00000000" w:rsidRPr="00000000" w14:paraId="0000001B">
      <w:pPr>
        <w:shd w:fill="ffffff" w:val="clear"/>
        <w:spacing w:after="240" w:lineRule="auto"/>
        <w:rPr>
          <w:color w:val="1d2125"/>
        </w:rPr>
      </w:pPr>
      <w:r w:rsidDel="00000000" w:rsidR="00000000" w:rsidRPr="00000000">
        <w:rPr>
          <w:color w:val="1d2125"/>
          <w:rtl w:val="0"/>
        </w:rPr>
        <w:t xml:space="preserve">1.7.  </w:t>
        <w:tab/>
        <w:t xml:space="preserve">Sort by bcode</w:t>
      </w:r>
    </w:p>
    <w:p w:rsidR="00000000" w:rsidDel="00000000" w:rsidP="00000000" w:rsidRDefault="00000000" w:rsidRPr="00000000" w14:paraId="0000001C">
      <w:pPr>
        <w:shd w:fill="ffffff" w:val="clear"/>
        <w:spacing w:after="240" w:lineRule="auto"/>
        <w:rPr>
          <w:color w:val="1d2125"/>
        </w:rPr>
      </w:pPr>
      <w:r w:rsidDel="00000000" w:rsidR="00000000" w:rsidRPr="00000000">
        <w:rPr>
          <w:color w:val="1d2125"/>
          <w:rtl w:val="0"/>
        </w:rPr>
        <w:t xml:space="preserve">1.8.  </w:t>
        <w:tab/>
        <w:t xml:space="preserve">Input &amp; add to beginning</w:t>
      </w:r>
    </w:p>
    <w:p w:rsidR="00000000" w:rsidDel="00000000" w:rsidP="00000000" w:rsidRDefault="00000000" w:rsidRPr="00000000" w14:paraId="0000001D">
      <w:pPr>
        <w:shd w:fill="ffffff" w:val="clear"/>
        <w:spacing w:after="240" w:lineRule="auto"/>
        <w:rPr>
          <w:color w:val="1d2125"/>
        </w:rPr>
      </w:pPr>
      <w:r w:rsidDel="00000000" w:rsidR="00000000" w:rsidRPr="00000000">
        <w:rPr>
          <w:color w:val="1d2125"/>
          <w:rtl w:val="0"/>
        </w:rPr>
        <w:t xml:space="preserve">1.9.  </w:t>
        <w:tab/>
        <w:t xml:space="preserve">Add after position  k</w:t>
        <w:br w:type="textWrapping"/>
        <w:t xml:space="preserve">The position of the first element is 0, the second's is 1</w:t>
      </w:r>
    </w:p>
    <w:p w:rsidR="00000000" w:rsidDel="00000000" w:rsidP="00000000" w:rsidRDefault="00000000" w:rsidRPr="00000000" w14:paraId="0000001E">
      <w:pPr>
        <w:shd w:fill="ffffff" w:val="clear"/>
        <w:spacing w:after="240" w:lineRule="auto"/>
        <w:rPr>
          <w:color w:val="1d2125"/>
        </w:rPr>
      </w:pPr>
      <w:r w:rsidDel="00000000" w:rsidR="00000000" w:rsidRPr="00000000">
        <w:rPr>
          <w:color w:val="1d2125"/>
          <w:rtl w:val="0"/>
        </w:rPr>
        <w:t xml:space="preserve">1.10.</w:t>
        <w:tab/>
        <w:t xml:space="preserve">Delete position k</w:t>
      </w:r>
    </w:p>
    <w:p w:rsidR="00000000" w:rsidDel="00000000" w:rsidP="00000000" w:rsidRDefault="00000000" w:rsidRPr="00000000" w14:paraId="0000001F">
      <w:pPr>
        <w:shd w:fill="ffffff" w:val="clear"/>
        <w:spacing w:after="240" w:lineRule="auto"/>
        <w:rPr>
          <w:color w:val="1d2125"/>
        </w:rPr>
      </w:pPr>
      <w:r w:rsidDel="00000000" w:rsidR="00000000" w:rsidRPr="00000000">
        <w:rPr>
          <w:color w:val="1d2125"/>
          <w:rtl w:val="0"/>
        </w:rPr>
        <w:t xml:space="preserve">Reader list (1 mark):</w:t>
        <w:br w:type="textWrapping"/>
        <w:t xml:space="preserve">2.1.  </w:t>
        <w:tab/>
        <w:t xml:space="preserve">Load data from file</w:t>
        <w:br w:type="textWrapping"/>
        <w:t xml:space="preserve">Allow a user to input  the file name that contains information of  readers. The content of the file may be</w:t>
      </w:r>
    </w:p>
    <w:p w:rsidR="00000000" w:rsidDel="00000000" w:rsidP="00000000" w:rsidRDefault="00000000" w:rsidRPr="00000000" w14:paraId="00000020">
      <w:pPr>
        <w:shd w:fill="ffffff" w:val="clear"/>
        <w:spacing w:after="240" w:lineRule="auto"/>
        <w:rPr>
          <w:color w:val="1d2125"/>
        </w:rPr>
      </w:pPr>
      <w:r w:rsidDel="00000000" w:rsidR="00000000" w:rsidRPr="00000000">
        <w:rPr>
          <w:color w:val="1d2125"/>
          <w:rtl w:val="0"/>
        </w:rPr>
        <w:t xml:space="preserve">R03  |  Hoa   | 1902 </w:t>
        <w:br w:type="textWrapping"/>
        <w:t xml:space="preserve">R01  |  La      | 1901</w:t>
        <w:br w:type="textWrapping"/>
        <w:t xml:space="preserve">R02  |  Canh  | 1903</w:t>
        <w:br w:type="textWrapping"/>
        <w:t xml:space="preserve">R05  |  Cay</w:t>
        <w:tab/>
        <w:t xml:space="preserve">| 1910</w:t>
        <w:br w:type="textWrapping"/>
        <w:t xml:space="preserve">The first line means that: rcode = R03, name = Hoa, byear = 1902</w:t>
      </w:r>
    </w:p>
    <w:p w:rsidR="00000000" w:rsidDel="00000000" w:rsidP="00000000" w:rsidRDefault="00000000" w:rsidRPr="00000000" w14:paraId="00000021">
      <w:pPr>
        <w:shd w:fill="ffffff" w:val="clear"/>
        <w:spacing w:after="240" w:lineRule="auto"/>
        <w:rPr>
          <w:color w:val="1d2125"/>
        </w:rPr>
      </w:pPr>
      <w:r w:rsidDel="00000000" w:rsidR="00000000" w:rsidRPr="00000000">
        <w:rPr>
          <w:color w:val="1d2125"/>
          <w:rtl w:val="0"/>
        </w:rPr>
        <w:t xml:space="preserve">2.2.  </w:t>
        <w:tab/>
        <w:t xml:space="preserve">Input &amp; add to the end</w:t>
        <w:br w:type="textWrapping"/>
        <w:t xml:space="preserve">2.3.  </w:t>
        <w:tab/>
        <w:t xml:space="preserve">Display data</w:t>
        <w:br w:type="textWrapping"/>
        <w:t xml:space="preserve">2.4.  </w:t>
        <w:tab/>
        <w:t xml:space="preserve">Save reader list to file</w:t>
        <w:br w:type="textWrapping"/>
        <w:t xml:space="preserve">2.5.  </w:t>
        <w:tab/>
        <w:t xml:space="preserve">Search by rcode</w:t>
        <w:br w:type="textWrapping"/>
        <w:t xml:space="preserve">2.6.  </w:t>
        <w:tab/>
        <w:t xml:space="preserve">Delete by rcode</w:t>
      </w:r>
    </w:p>
    <w:p w:rsidR="00000000" w:rsidDel="00000000" w:rsidP="00000000" w:rsidRDefault="00000000" w:rsidRPr="00000000" w14:paraId="00000022">
      <w:pPr>
        <w:shd w:fill="ffffff" w:val="clear"/>
        <w:spacing w:after="240" w:lineRule="auto"/>
        <w:rPr>
          <w:color w:val="1d2125"/>
        </w:rPr>
      </w:pPr>
      <w:r w:rsidDel="00000000" w:rsidR="00000000" w:rsidRPr="00000000">
        <w:rPr>
          <w:color w:val="1d2125"/>
          <w:rtl w:val="0"/>
        </w:rPr>
        <w:t xml:space="preserve">Lending list (1 mark):</w:t>
        <w:br w:type="textWrapping"/>
        <w:t xml:space="preserve">3.1.  </w:t>
        <w:tab/>
        <w:t xml:space="preserve">Input data</w:t>
        <w:br w:type="textWrapping"/>
        <w:t xml:space="preserve">Allow a user to input lending item.</w:t>
        <w:br w:type="textWrapping"/>
        <w:t xml:space="preserve">When running, the screen looks like:</w:t>
        <w:br w:type="textWrapping"/>
        <w:t xml:space="preserve">Enter book code:</w:t>
        <w:br w:type="textWrapping"/>
        <w:t xml:space="preserve">Enter reader code:</w:t>
        <w:br w:type="textWrapping"/>
        <w:t xml:space="preserve">Enter state:</w:t>
        <w:br w:type="textWrapping"/>
        <w:t xml:space="preserve">After the user enter bcode and rcode, the program check and acts as follows:</w:t>
        <w:br w:type="textWrapping"/>
        <w:t xml:space="preserve">- If bcode not found in the books list or rcode not found in the readers list then data is not accepted.</w:t>
        <w:br w:type="textWrapping"/>
        <w:t xml:space="preserve">- If  both bcode  and  rcode found in the lending list and  state=1  then  data is not accepted.</w:t>
        <w:br w:type="textWrapping"/>
        <w:t xml:space="preserve">- If bcode and rcode found but lended = quantity then new lending item with state = 0 is added to the end of the Lending list.</w:t>
        <w:br w:type="textWrapping"/>
        <w:t xml:space="preserve">- If bcode and rcode found and lended &lt; quantity then lended is increased by 1 and new lending item with state = 1 is added to the end of the Lending list.</w:t>
        <w:br w:type="textWrapping"/>
        <w:t xml:space="preserve">3.2.  </w:t>
        <w:tab/>
        <w:t xml:space="preserve">Display lending data</w:t>
        <w:br w:type="textWrapping"/>
        <w:t xml:space="preserve">3.3.  </w:t>
        <w:tab/>
        <w:t xml:space="preserve">Sort  by bcode + rcode</w:t>
      </w:r>
    </w:p>
    <w:sdt>
      <w:sdtPr>
        <w:tag w:val="goog_rdk_3"/>
      </w:sdtPr>
      <w:sdtContent>
        <w:p w:rsidR="00000000" w:rsidDel="00000000" w:rsidP="00000000" w:rsidRDefault="00000000" w:rsidRPr="00000000" w14:paraId="00000023">
          <w:pPr>
            <w:rPr>
              <w:ins w:author="Nguyen Gia Truc (K18 HL)" w:id="0" w:date="2024-01-11T07:41:04Z"/>
              <w:color w:val="1d2125"/>
            </w:rPr>
          </w:pPr>
          <w:sdt>
            <w:sdtPr>
              <w:tag w:val="goog_rdk_2"/>
            </w:sdtPr>
            <w:sdtContent>
              <w:ins w:author="Nguyen Gia Truc (K18 HL)" w:id="0" w:date="2024-01-11T07:41:04Z">
                <w:r w:rsidDel="00000000" w:rsidR="00000000" w:rsidRPr="00000000">
                  <w:rPr>
                    <w:color w:val="1d2125"/>
                    <w:rtl w:val="0"/>
                  </w:rPr>
                  <w:t xml:space="preserve">Test 1: 1</w:t>
                </w:r>
              </w:ins>
            </w:sdtContent>
          </w:sdt>
        </w:p>
      </w:sdtContent>
    </w:sdt>
    <w:sdt>
      <w:sdtPr>
        <w:tag w:val="goog_rdk_5"/>
      </w:sdtPr>
      <w:sdtContent>
        <w:p w:rsidR="00000000" w:rsidDel="00000000" w:rsidP="00000000" w:rsidRDefault="00000000" w:rsidRPr="00000000" w14:paraId="00000024">
          <w:pPr>
            <w:rPr>
              <w:ins w:author="Nguyen Gia Truc (K18 HL)" w:id="0" w:date="2024-01-11T07:41:04Z"/>
              <w:color w:val="1d2125"/>
            </w:rPr>
          </w:pPr>
          <w:sdt>
            <w:sdtPr>
              <w:tag w:val="goog_rdk_4"/>
            </w:sdtPr>
            <w:sdtContent>
              <w:ins w:author="Nguyen Gia Truc (K18 HL)" w:id="0" w:date="2024-01-11T07:41:04Z">
                <w:r w:rsidDel="00000000" w:rsidR="00000000" w:rsidRPr="00000000">
                  <w:rPr>
                    <w:color w:val="1d2125"/>
                    <w:rtl w:val="0"/>
                  </w:rPr>
                  <w:t xml:space="preserve">Incorrect program output</w:t>
                </w:r>
              </w:ins>
            </w:sdtContent>
          </w:sdt>
        </w:p>
      </w:sdtContent>
    </w:sdt>
    <w:sdt>
      <w:sdtPr>
        <w:tag w:val="goog_rdk_7"/>
      </w:sdtPr>
      <w:sdtContent>
        <w:p w:rsidR="00000000" w:rsidDel="00000000" w:rsidP="00000000" w:rsidRDefault="00000000" w:rsidRPr="00000000" w14:paraId="00000025">
          <w:pPr>
            <w:rPr>
              <w:ins w:author="Nguyen Gia Truc (K18 HL)" w:id="0" w:date="2024-01-11T07:41:04Z"/>
              <w:color w:val="1d2125"/>
            </w:rPr>
          </w:pPr>
          <w:sdt>
            <w:sdtPr>
              <w:tag w:val="goog_rdk_6"/>
            </w:sdtPr>
            <w:sdtContent>
              <w:ins w:author="Nguyen Gia Truc (K18 HL)" w:id="0" w:date="2024-01-11T07:41:04Z">
                <w:r w:rsidDel="00000000" w:rsidR="00000000" w:rsidRPr="00000000">
                  <w:rPr>
                    <w:color w:val="1d2125"/>
                    <w:rtl w:val="0"/>
                  </w:rPr>
                  <w:t xml:space="preserve">--- Input ---</w:t>
                </w:r>
              </w:ins>
            </w:sdtContent>
          </w:sdt>
        </w:p>
      </w:sdtContent>
    </w:sdt>
    <w:sdt>
      <w:sdtPr>
        <w:tag w:val="goog_rdk_9"/>
      </w:sdtPr>
      <w:sdtContent>
        <w:p w:rsidR="00000000" w:rsidDel="00000000" w:rsidP="00000000" w:rsidRDefault="00000000" w:rsidRPr="00000000" w14:paraId="00000026">
          <w:pPr>
            <w:rPr>
              <w:ins w:author="Nguyen Gia Truc (K18 HL)" w:id="0" w:date="2024-01-11T07:41:04Z"/>
              <w:color w:val="1d2125"/>
            </w:rPr>
          </w:pPr>
          <w:sdt>
            <w:sdtPr>
              <w:tag w:val="goog_rdk_8"/>
            </w:sdtPr>
            <w:sdtContent>
              <w:ins w:author="Nguyen Gia Truc (K18 HL)" w:id="0" w:date="2024-01-11T07:41:04Z">
                <w:r w:rsidDel="00000000" w:rsidR="00000000" w:rsidRPr="00000000">
                  <w:rPr>
                    <w:rtl w:val="0"/>
                  </w:rPr>
                </w:r>
              </w:ins>
            </w:sdtContent>
          </w:sdt>
        </w:p>
      </w:sdtContent>
    </w:sdt>
    <w:sdt>
      <w:sdtPr>
        <w:tag w:val="goog_rdk_11"/>
      </w:sdtPr>
      <w:sdtContent>
        <w:p w:rsidR="00000000" w:rsidDel="00000000" w:rsidP="00000000" w:rsidRDefault="00000000" w:rsidRPr="00000000" w14:paraId="00000027">
          <w:pPr>
            <w:rPr>
              <w:ins w:author="Nguyen Gia Truc (K18 HL)" w:id="0" w:date="2024-01-11T07:41:04Z"/>
              <w:color w:val="1d2125"/>
            </w:rPr>
          </w:pPr>
          <w:sdt>
            <w:sdtPr>
              <w:tag w:val="goog_rdk_10"/>
            </w:sdtPr>
            <w:sdtContent>
              <w:ins w:author="Nguyen Gia Truc (K18 HL)" w:id="0" w:date="2024-01-11T07:41:04Z">
                <w:r w:rsidDel="00000000" w:rsidR="00000000" w:rsidRPr="00000000">
                  <w:rPr>
                    <w:color w:val="1d2125"/>
                    <w:rtl w:val="0"/>
                  </w:rPr>
                  <w:t xml:space="preserve">1</w:t>
                </w:r>
              </w:ins>
            </w:sdtContent>
          </w:sdt>
        </w:p>
      </w:sdtContent>
    </w:sdt>
    <w:sdt>
      <w:sdtPr>
        <w:tag w:val="goog_rdk_13"/>
      </w:sdtPr>
      <w:sdtContent>
        <w:p w:rsidR="00000000" w:rsidDel="00000000" w:rsidP="00000000" w:rsidRDefault="00000000" w:rsidRPr="00000000" w14:paraId="00000028">
          <w:pPr>
            <w:rPr>
              <w:ins w:author="Nguyen Gia Truc (K18 HL)" w:id="0" w:date="2024-01-11T07:41:04Z"/>
              <w:color w:val="1d2125"/>
            </w:rPr>
          </w:pPr>
          <w:sdt>
            <w:sdtPr>
              <w:tag w:val="goog_rdk_12"/>
            </w:sdtPr>
            <w:sdtContent>
              <w:ins w:author="Nguyen Gia Truc (K18 HL)" w:id="0" w:date="2024-01-11T07:41:04Z">
                <w:r w:rsidDel="00000000" w:rsidR="00000000" w:rsidRPr="00000000">
                  <w:rPr>
                    <w:color w:val="1d2125"/>
                    <w:rtl w:val="0"/>
                  </w:rPr>
                  <w:t xml:space="preserve">6</w:t>
                </w:r>
              </w:ins>
            </w:sdtContent>
          </w:sdt>
        </w:p>
      </w:sdtContent>
    </w:sdt>
    <w:sdt>
      <w:sdtPr>
        <w:tag w:val="goog_rdk_15"/>
      </w:sdtPr>
      <w:sdtContent>
        <w:p w:rsidR="00000000" w:rsidDel="00000000" w:rsidP="00000000" w:rsidRDefault="00000000" w:rsidRPr="00000000" w14:paraId="00000029">
          <w:pPr>
            <w:rPr>
              <w:ins w:author="Nguyen Gia Truc (K18 HL)" w:id="0" w:date="2024-01-11T07:41:04Z"/>
              <w:color w:val="1d2125"/>
            </w:rPr>
          </w:pPr>
          <w:sdt>
            <w:sdtPr>
              <w:tag w:val="goog_rdk_14"/>
            </w:sdtPr>
            <w:sdtContent>
              <w:ins w:author="Nguyen Gia Truc (K18 HL)" w:id="0" w:date="2024-01-11T07:41:04Z">
                <w:r w:rsidDel="00000000" w:rsidR="00000000" w:rsidRPr="00000000">
                  <w:rPr>
                    <w:color w:val="1d2125"/>
                    <w:rtl w:val="0"/>
                  </w:rPr>
                  <w:t xml:space="preserve">B03  |  Morning   |  12  |  25.1</w:t>
                </w:r>
              </w:ins>
            </w:sdtContent>
          </w:sdt>
        </w:p>
      </w:sdtContent>
    </w:sdt>
    <w:sdt>
      <w:sdtPr>
        <w:tag w:val="goog_rdk_17"/>
      </w:sdtPr>
      <w:sdtContent>
        <w:p w:rsidR="00000000" w:rsidDel="00000000" w:rsidP="00000000" w:rsidRDefault="00000000" w:rsidRPr="00000000" w14:paraId="0000002A">
          <w:pPr>
            <w:rPr>
              <w:ins w:author="Nguyen Gia Truc (K18 HL)" w:id="0" w:date="2024-01-11T07:41:04Z"/>
              <w:color w:val="1d2125"/>
            </w:rPr>
          </w:pPr>
          <w:sdt>
            <w:sdtPr>
              <w:tag w:val="goog_rdk_16"/>
            </w:sdtPr>
            <w:sdtContent>
              <w:ins w:author="Nguyen Gia Truc (K18 HL)" w:id="0" w:date="2024-01-11T07:41:04Z">
                <w:r w:rsidDel="00000000" w:rsidR="00000000" w:rsidRPr="00000000">
                  <w:rPr>
                    <w:color w:val="1d2125"/>
                    <w:rtl w:val="0"/>
                  </w:rPr>
                  <w:t xml:space="preserve">B01  |  The noon  |  10  |    5.2</w:t>
                </w:r>
              </w:ins>
            </w:sdtContent>
          </w:sdt>
        </w:p>
      </w:sdtContent>
    </w:sdt>
    <w:sdt>
      <w:sdtPr>
        <w:tag w:val="goog_rdk_19"/>
      </w:sdtPr>
      <w:sdtContent>
        <w:p w:rsidR="00000000" w:rsidDel="00000000" w:rsidP="00000000" w:rsidRDefault="00000000" w:rsidRPr="00000000" w14:paraId="0000002B">
          <w:pPr>
            <w:rPr>
              <w:ins w:author="Nguyen Gia Truc (K18 HL)" w:id="0" w:date="2024-01-11T07:41:04Z"/>
              <w:color w:val="1d2125"/>
            </w:rPr>
          </w:pPr>
          <w:sdt>
            <w:sdtPr>
              <w:tag w:val="goog_rdk_18"/>
            </w:sdtPr>
            <w:sdtContent>
              <w:ins w:author="Nguyen Gia Truc (K18 HL)" w:id="0" w:date="2024-01-11T07:41:04Z">
                <w:r w:rsidDel="00000000" w:rsidR="00000000" w:rsidRPr="00000000">
                  <w:rPr>
                    <w:color w:val="1d2125"/>
                    <w:rtl w:val="0"/>
                  </w:rPr>
                  <w:t xml:space="preserve">B02  |  River        |    5  |    4.3</w:t>
                </w:r>
              </w:ins>
            </w:sdtContent>
          </w:sdt>
        </w:p>
      </w:sdtContent>
    </w:sdt>
    <w:sdt>
      <w:sdtPr>
        <w:tag w:val="goog_rdk_21"/>
      </w:sdtPr>
      <w:sdtContent>
        <w:p w:rsidR="00000000" w:rsidDel="00000000" w:rsidP="00000000" w:rsidRDefault="00000000" w:rsidRPr="00000000" w14:paraId="0000002C">
          <w:pPr>
            <w:rPr>
              <w:ins w:author="Nguyen Gia Truc (K18 HL)" w:id="0" w:date="2024-01-11T07:41:04Z"/>
              <w:color w:val="1d2125"/>
            </w:rPr>
          </w:pPr>
          <w:sdt>
            <w:sdtPr>
              <w:tag w:val="goog_rdk_20"/>
            </w:sdtPr>
            <w:sdtContent>
              <w:ins w:author="Nguyen Gia Truc (K18 HL)" w:id="0" w:date="2024-01-11T07:41:04Z">
                <w:r w:rsidDel="00000000" w:rsidR="00000000" w:rsidRPr="00000000">
                  <w:rPr>
                    <w:color w:val="1d2125"/>
                    <w:rtl w:val="0"/>
                  </w:rPr>
                  <w:t xml:space="preserve">B05  |  Physics     |    7  |  15.4</w:t>
                </w:r>
              </w:ins>
            </w:sdtContent>
          </w:sdt>
        </w:p>
      </w:sdtContent>
    </w:sdt>
    <w:sdt>
      <w:sdtPr>
        <w:tag w:val="goog_rdk_23"/>
      </w:sdtPr>
      <w:sdtContent>
        <w:p w:rsidR="00000000" w:rsidDel="00000000" w:rsidP="00000000" w:rsidRDefault="00000000" w:rsidRPr="00000000" w14:paraId="0000002D">
          <w:pPr>
            <w:rPr>
              <w:ins w:author="Nguyen Gia Truc (K18 HL)" w:id="0" w:date="2024-01-11T07:41:04Z"/>
              <w:color w:val="1d2125"/>
            </w:rPr>
          </w:pPr>
          <w:sdt>
            <w:sdtPr>
              <w:tag w:val="goog_rdk_22"/>
            </w:sdtPr>
            <w:sdtContent>
              <w:ins w:author="Nguyen Gia Truc (K18 HL)" w:id="0" w:date="2024-01-11T07:41:04Z">
                <w:r w:rsidDel="00000000" w:rsidR="00000000" w:rsidRPr="00000000">
                  <w:rPr>
                    <w:color w:val="1d2125"/>
                    <w:rtl w:val="0"/>
                  </w:rPr>
                  <w:t xml:space="preserve">B07  |  Biology      |  11  |  12.2</w:t>
                </w:r>
              </w:ins>
            </w:sdtContent>
          </w:sdt>
        </w:p>
      </w:sdtContent>
    </w:sdt>
    <w:sdt>
      <w:sdtPr>
        <w:tag w:val="goog_rdk_25"/>
      </w:sdtPr>
      <w:sdtContent>
        <w:p w:rsidR="00000000" w:rsidDel="00000000" w:rsidP="00000000" w:rsidRDefault="00000000" w:rsidRPr="00000000" w14:paraId="0000002E">
          <w:pPr>
            <w:rPr>
              <w:ins w:author="Nguyen Gia Truc (K18 HL)" w:id="0" w:date="2024-01-11T07:41:04Z"/>
              <w:color w:val="1d2125"/>
            </w:rPr>
          </w:pPr>
          <w:sdt>
            <w:sdtPr>
              <w:tag w:val="goog_rdk_24"/>
            </w:sdtPr>
            <w:sdtContent>
              <w:ins w:author="Nguyen Gia Truc (K18 HL)" w:id="0" w:date="2024-01-11T07:41:04Z">
                <w:r w:rsidDel="00000000" w:rsidR="00000000" w:rsidRPr="00000000">
                  <w:rPr>
                    <w:color w:val="1d2125"/>
                    <w:rtl w:val="0"/>
                  </w:rPr>
                  <w:t xml:space="preserve">B04  |  Southern   |    9  |    5.2</w:t>
                </w:r>
              </w:ins>
            </w:sdtContent>
          </w:sdt>
        </w:p>
      </w:sdtContent>
    </w:sdt>
    <w:sdt>
      <w:sdtPr>
        <w:tag w:val="goog_rdk_27"/>
      </w:sdtPr>
      <w:sdtContent>
        <w:p w:rsidR="00000000" w:rsidDel="00000000" w:rsidP="00000000" w:rsidRDefault="00000000" w:rsidRPr="00000000" w14:paraId="0000002F">
          <w:pPr>
            <w:spacing w:line="236.25" w:lineRule="auto"/>
            <w:rPr>
              <w:ins w:author="Nguyen Gia Truc (K18 HL)" w:id="0" w:date="2024-01-11T07:41:04Z"/>
              <w:color w:val="1d2125"/>
            </w:rPr>
          </w:pPr>
          <w:sdt>
            <w:sdtPr>
              <w:tag w:val="goog_rdk_26"/>
            </w:sdtPr>
            <w:sdtContent>
              <w:ins w:author="Nguyen Gia Truc (K18 HL)" w:id="0" w:date="2024-01-11T07:41:04Z">
                <w:r w:rsidDel="00000000" w:rsidR="00000000" w:rsidRPr="00000000">
                  <w:rPr>
                    <w:rtl w:val="0"/>
                  </w:rPr>
                </w:r>
              </w:ins>
            </w:sdtContent>
          </w:sdt>
        </w:p>
      </w:sdtContent>
    </w:sdt>
    <w:sdt>
      <w:sdtPr>
        <w:tag w:val="goog_rdk_29"/>
      </w:sdtPr>
      <w:sdtContent>
        <w:p w:rsidR="00000000" w:rsidDel="00000000" w:rsidP="00000000" w:rsidRDefault="00000000" w:rsidRPr="00000000" w14:paraId="00000030">
          <w:pPr>
            <w:rPr>
              <w:ins w:author="Nguyen Gia Truc (K18 HL)" w:id="0" w:date="2024-01-11T07:41:04Z"/>
              <w:color w:val="1d2125"/>
            </w:rPr>
          </w:pPr>
          <w:sdt>
            <w:sdtPr>
              <w:tag w:val="goog_rdk_28"/>
            </w:sdtPr>
            <w:sdtContent>
              <w:ins w:author="Nguyen Gia Truc (K18 HL)" w:id="0" w:date="2024-01-11T07:41:04Z">
                <w:r w:rsidDel="00000000" w:rsidR="00000000" w:rsidRPr="00000000">
                  <w:rPr>
                    <w:rtl w:val="0"/>
                  </w:rPr>
                </w:r>
              </w:ins>
            </w:sdtContent>
          </w:sdt>
        </w:p>
      </w:sdtContent>
    </w:sdt>
    <w:sdt>
      <w:sdtPr>
        <w:tag w:val="goog_rdk_31"/>
      </w:sdtPr>
      <w:sdtContent>
        <w:p w:rsidR="00000000" w:rsidDel="00000000" w:rsidP="00000000" w:rsidRDefault="00000000" w:rsidRPr="00000000" w14:paraId="00000031">
          <w:pPr>
            <w:rPr>
              <w:ins w:author="Nguyen Gia Truc (K18 HL)" w:id="0" w:date="2024-01-11T07:41:04Z"/>
              <w:color w:val="1d2125"/>
            </w:rPr>
          </w:pPr>
          <w:sdt>
            <w:sdtPr>
              <w:tag w:val="goog_rdk_30"/>
            </w:sdtPr>
            <w:sdtContent>
              <w:ins w:author="Nguyen Gia Truc (K18 HL)" w:id="0" w:date="2024-01-11T07:41:04Z">
                <w:r w:rsidDel="00000000" w:rsidR="00000000" w:rsidRPr="00000000">
                  <w:rPr>
                    <w:color w:val="1d2125"/>
                    <w:rtl w:val="0"/>
                  </w:rPr>
                  <w:t xml:space="preserve">--- Expected output (text)---</w:t>
                </w:r>
              </w:ins>
            </w:sdtContent>
          </w:sdt>
        </w:p>
      </w:sdtContent>
    </w:sdt>
    <w:sdt>
      <w:sdtPr>
        <w:tag w:val="goog_rdk_33"/>
      </w:sdtPr>
      <w:sdtContent>
        <w:p w:rsidR="00000000" w:rsidDel="00000000" w:rsidP="00000000" w:rsidRDefault="00000000" w:rsidRPr="00000000" w14:paraId="00000032">
          <w:pPr>
            <w:rPr>
              <w:ins w:author="Nguyen Gia Truc (K18 HL)" w:id="0" w:date="2024-01-11T07:41:04Z"/>
              <w:color w:val="1d2125"/>
            </w:rPr>
          </w:pPr>
          <w:sdt>
            <w:sdtPr>
              <w:tag w:val="goog_rdk_32"/>
            </w:sdtPr>
            <w:sdtContent>
              <w:ins w:author="Nguyen Gia Truc (K18 HL)" w:id="0" w:date="2024-01-11T07:41:04Z">
                <w:r w:rsidDel="00000000" w:rsidR="00000000" w:rsidRPr="00000000">
                  <w:rPr>
                    <w:rtl w:val="0"/>
                  </w:rPr>
                </w:r>
              </w:ins>
            </w:sdtContent>
          </w:sdt>
        </w:p>
      </w:sdtContent>
    </w:sdt>
    <w:sdt>
      <w:sdtPr>
        <w:tag w:val="goog_rdk_35"/>
      </w:sdtPr>
      <w:sdtContent>
        <w:p w:rsidR="00000000" w:rsidDel="00000000" w:rsidP="00000000" w:rsidRDefault="00000000" w:rsidRPr="00000000" w14:paraId="00000033">
          <w:pPr>
            <w:rPr>
              <w:ins w:author="Nguyen Gia Truc (K18 HL)" w:id="0" w:date="2024-01-11T07:41:04Z"/>
              <w:color w:val="1d2125"/>
            </w:rPr>
          </w:pPr>
          <w:sdt>
            <w:sdtPr>
              <w:tag w:val="goog_rdk_34"/>
            </w:sdtPr>
            <w:sdtContent>
              <w:ins w:author="Nguyen Gia Truc (K18 HL)" w:id="0" w:date="2024-01-11T07:41:04Z">
                <w:r w:rsidDel="00000000" w:rsidR="00000000" w:rsidRPr="00000000">
                  <w:rPr>
                    <w:color w:val="1d2125"/>
                    <w:rtl w:val="0"/>
                  </w:rPr>
                  <w:t xml:space="preserve">1. List of 6 books</w:t>
                </w:r>
              </w:ins>
            </w:sdtContent>
          </w:sdt>
        </w:p>
      </w:sdtContent>
    </w:sdt>
    <w:sdt>
      <w:sdtPr>
        <w:tag w:val="goog_rdk_37"/>
      </w:sdtPr>
      <w:sdtContent>
        <w:p w:rsidR="00000000" w:rsidDel="00000000" w:rsidP="00000000" w:rsidRDefault="00000000" w:rsidRPr="00000000" w14:paraId="00000034">
          <w:pPr>
            <w:rPr>
              <w:ins w:author="Nguyen Gia Truc (K18 HL)" w:id="0" w:date="2024-01-11T07:41:04Z"/>
              <w:color w:val="1d2125"/>
            </w:rPr>
          </w:pPr>
          <w:sdt>
            <w:sdtPr>
              <w:tag w:val="goog_rdk_36"/>
            </w:sdtPr>
            <w:sdtContent>
              <w:ins w:author="Nguyen Gia Truc (K18 HL)" w:id="0" w:date="2024-01-11T07:41:04Z">
                <w:r w:rsidDel="00000000" w:rsidR="00000000" w:rsidRPr="00000000">
                  <w:rPr>
                    <w:color w:val="1d2125"/>
                    <w:rtl w:val="0"/>
                  </w:rPr>
                  <w:t xml:space="preserve">B03  |  Morning   |  12  |  25.1</w:t>
                </w:r>
              </w:ins>
            </w:sdtContent>
          </w:sdt>
        </w:p>
      </w:sdtContent>
    </w:sdt>
    <w:sdt>
      <w:sdtPr>
        <w:tag w:val="goog_rdk_39"/>
      </w:sdtPr>
      <w:sdtContent>
        <w:p w:rsidR="00000000" w:rsidDel="00000000" w:rsidP="00000000" w:rsidRDefault="00000000" w:rsidRPr="00000000" w14:paraId="00000035">
          <w:pPr>
            <w:rPr>
              <w:ins w:author="Nguyen Gia Truc (K18 HL)" w:id="0" w:date="2024-01-11T07:41:04Z"/>
              <w:color w:val="1d2125"/>
            </w:rPr>
          </w:pPr>
          <w:sdt>
            <w:sdtPr>
              <w:tag w:val="goog_rdk_38"/>
            </w:sdtPr>
            <w:sdtContent>
              <w:ins w:author="Nguyen Gia Truc (K18 HL)" w:id="0" w:date="2024-01-11T07:41:04Z">
                <w:r w:rsidDel="00000000" w:rsidR="00000000" w:rsidRPr="00000000">
                  <w:rPr>
                    <w:color w:val="1d2125"/>
                    <w:rtl w:val="0"/>
                  </w:rPr>
                  <w:t xml:space="preserve">B01  |  The noon  |  10  |    5.2</w:t>
                </w:r>
              </w:ins>
            </w:sdtContent>
          </w:sdt>
        </w:p>
      </w:sdtContent>
    </w:sdt>
    <w:sdt>
      <w:sdtPr>
        <w:tag w:val="goog_rdk_41"/>
      </w:sdtPr>
      <w:sdtContent>
        <w:p w:rsidR="00000000" w:rsidDel="00000000" w:rsidP="00000000" w:rsidRDefault="00000000" w:rsidRPr="00000000" w14:paraId="00000036">
          <w:pPr>
            <w:rPr>
              <w:ins w:author="Nguyen Gia Truc (K18 HL)" w:id="0" w:date="2024-01-11T07:41:04Z"/>
              <w:color w:val="1d2125"/>
            </w:rPr>
          </w:pPr>
          <w:sdt>
            <w:sdtPr>
              <w:tag w:val="goog_rdk_40"/>
            </w:sdtPr>
            <w:sdtContent>
              <w:ins w:author="Nguyen Gia Truc (K18 HL)" w:id="0" w:date="2024-01-11T07:41:04Z">
                <w:r w:rsidDel="00000000" w:rsidR="00000000" w:rsidRPr="00000000">
                  <w:rPr>
                    <w:color w:val="1d2125"/>
                    <w:rtl w:val="0"/>
                  </w:rPr>
                  <w:t xml:space="preserve">B02  |  River        |    5  |    4.3</w:t>
                </w:r>
              </w:ins>
            </w:sdtContent>
          </w:sdt>
        </w:p>
      </w:sdtContent>
    </w:sdt>
    <w:sdt>
      <w:sdtPr>
        <w:tag w:val="goog_rdk_43"/>
      </w:sdtPr>
      <w:sdtContent>
        <w:p w:rsidR="00000000" w:rsidDel="00000000" w:rsidP="00000000" w:rsidRDefault="00000000" w:rsidRPr="00000000" w14:paraId="00000037">
          <w:pPr>
            <w:rPr>
              <w:ins w:author="Nguyen Gia Truc (K18 HL)" w:id="0" w:date="2024-01-11T07:41:04Z"/>
              <w:color w:val="1d2125"/>
            </w:rPr>
          </w:pPr>
          <w:sdt>
            <w:sdtPr>
              <w:tag w:val="goog_rdk_42"/>
            </w:sdtPr>
            <w:sdtContent>
              <w:ins w:author="Nguyen Gia Truc (K18 HL)" w:id="0" w:date="2024-01-11T07:41:04Z">
                <w:r w:rsidDel="00000000" w:rsidR="00000000" w:rsidRPr="00000000">
                  <w:rPr>
                    <w:color w:val="1d2125"/>
                    <w:rtl w:val="0"/>
                  </w:rPr>
                  <w:t xml:space="preserve">B05  |  Physics     |    7  |  15.4</w:t>
                </w:r>
              </w:ins>
            </w:sdtContent>
          </w:sdt>
        </w:p>
      </w:sdtContent>
    </w:sdt>
    <w:sdt>
      <w:sdtPr>
        <w:tag w:val="goog_rdk_45"/>
      </w:sdtPr>
      <w:sdtContent>
        <w:p w:rsidR="00000000" w:rsidDel="00000000" w:rsidP="00000000" w:rsidRDefault="00000000" w:rsidRPr="00000000" w14:paraId="00000038">
          <w:pPr>
            <w:rPr>
              <w:ins w:author="Nguyen Gia Truc (K18 HL)" w:id="0" w:date="2024-01-11T07:41:04Z"/>
              <w:color w:val="1d2125"/>
            </w:rPr>
          </w:pPr>
          <w:sdt>
            <w:sdtPr>
              <w:tag w:val="goog_rdk_44"/>
            </w:sdtPr>
            <w:sdtContent>
              <w:ins w:author="Nguyen Gia Truc (K18 HL)" w:id="0" w:date="2024-01-11T07:41:04Z">
                <w:r w:rsidDel="00000000" w:rsidR="00000000" w:rsidRPr="00000000">
                  <w:rPr>
                    <w:color w:val="1d2125"/>
                    <w:rtl w:val="0"/>
                  </w:rPr>
                  <w:t xml:space="preserve">B07  |  Biology      |  11  |  12.2</w:t>
                </w:r>
              </w:ins>
            </w:sdtContent>
          </w:sdt>
        </w:p>
      </w:sdtContent>
    </w:sdt>
    <w:sdt>
      <w:sdtPr>
        <w:tag w:val="goog_rdk_47"/>
      </w:sdtPr>
      <w:sdtContent>
        <w:p w:rsidR="00000000" w:rsidDel="00000000" w:rsidP="00000000" w:rsidRDefault="00000000" w:rsidRPr="00000000" w14:paraId="00000039">
          <w:pPr>
            <w:rPr>
              <w:ins w:author="Nguyen Gia Truc (K18 HL)" w:id="0" w:date="2024-01-11T07:41:04Z"/>
              <w:color w:val="1d2125"/>
            </w:rPr>
          </w:pPr>
          <w:sdt>
            <w:sdtPr>
              <w:tag w:val="goog_rdk_46"/>
            </w:sdtPr>
            <w:sdtContent>
              <w:ins w:author="Nguyen Gia Truc (K18 HL)" w:id="0" w:date="2024-01-11T07:41:04Z">
                <w:r w:rsidDel="00000000" w:rsidR="00000000" w:rsidRPr="00000000">
                  <w:rPr>
                    <w:color w:val="1d2125"/>
                    <w:rtl w:val="0"/>
                  </w:rPr>
                  <w:t xml:space="preserve">B04  |  Southern   |    9  |    5.2</w:t>
                </w:r>
              </w:ins>
            </w:sdtContent>
          </w:sdt>
        </w:p>
      </w:sdtContent>
    </w:sdt>
    <w:sdt>
      <w:sdtPr>
        <w:tag w:val="goog_rdk_49"/>
      </w:sdtPr>
      <w:sdtContent>
        <w:p w:rsidR="00000000" w:rsidDel="00000000" w:rsidP="00000000" w:rsidRDefault="00000000" w:rsidRPr="00000000" w14:paraId="0000003A">
          <w:pPr>
            <w:spacing w:line="236.25" w:lineRule="auto"/>
            <w:rPr>
              <w:ins w:author="Nguyen Gia Truc (K18 HL)" w:id="0" w:date="2024-01-11T07:41:04Z"/>
              <w:color w:val="1d2125"/>
            </w:rPr>
          </w:pPr>
          <w:sdt>
            <w:sdtPr>
              <w:tag w:val="goog_rdk_48"/>
            </w:sdtPr>
            <w:sdtContent>
              <w:ins w:author="Nguyen Gia Truc (K18 HL)" w:id="0" w:date="2024-01-11T07:41:04Z">
                <w:r w:rsidDel="00000000" w:rsidR="00000000" w:rsidRPr="00000000">
                  <w:rPr>
                    <w:rtl w:val="0"/>
                  </w:rPr>
                </w:r>
              </w:ins>
            </w:sdtContent>
          </w:sdt>
        </w:p>
      </w:sdtContent>
    </w:sdt>
    <w:sdt>
      <w:sdtPr>
        <w:tag w:val="goog_rdk_51"/>
      </w:sdtPr>
      <w:sdtContent>
        <w:p w:rsidR="00000000" w:rsidDel="00000000" w:rsidP="00000000" w:rsidRDefault="00000000" w:rsidRPr="00000000" w14:paraId="0000003B">
          <w:pPr>
            <w:rPr>
              <w:ins w:author="Nguyen Gia Truc (K18 HL)" w:id="0" w:date="2024-01-11T07:41:04Z"/>
              <w:color w:val="1d2125"/>
            </w:rPr>
          </w:pPr>
          <w:sdt>
            <w:sdtPr>
              <w:tag w:val="goog_rdk_50"/>
            </w:sdtPr>
            <w:sdtContent>
              <w:ins w:author="Nguyen Gia Truc (K18 HL)" w:id="0" w:date="2024-01-11T07:41:04Z">
                <w:r w:rsidDel="00000000" w:rsidR="00000000" w:rsidRPr="00000000">
                  <w:rPr>
                    <w:rtl w:val="0"/>
                  </w:rPr>
                </w:r>
              </w:ins>
            </w:sdtContent>
          </w:sdt>
        </w:p>
      </w:sdtContent>
    </w:sdt>
    <w:sdt>
      <w:sdtPr>
        <w:tag w:val="goog_rdk_53"/>
      </w:sdtPr>
      <w:sdtContent>
        <w:p w:rsidR="00000000" w:rsidDel="00000000" w:rsidP="00000000" w:rsidRDefault="00000000" w:rsidRPr="00000000" w14:paraId="0000003C">
          <w:pPr>
            <w:rPr>
              <w:ins w:author="Nguyen Gia Truc (K18 HL)" w:id="0" w:date="2024-01-11T07:41:04Z"/>
              <w:color w:val="1d2125"/>
            </w:rPr>
          </w:pPr>
          <w:sdt>
            <w:sdtPr>
              <w:tag w:val="goog_rdk_52"/>
            </w:sdtPr>
            <w:sdtContent>
              <w:ins w:author="Nguyen Gia Truc (K18 HL)" w:id="0" w:date="2024-01-11T07:41:04Z">
                <w:r w:rsidDel="00000000" w:rsidR="00000000" w:rsidRPr="00000000">
                  <w:rPr>
                    <w:color w:val="1d2125"/>
                    <w:rtl w:val="0"/>
                  </w:rPr>
                  <w:t xml:space="preserve">Test 2: 2</w:t>
                </w:r>
              </w:ins>
            </w:sdtContent>
          </w:sdt>
        </w:p>
      </w:sdtContent>
    </w:sdt>
    <w:sdt>
      <w:sdtPr>
        <w:tag w:val="goog_rdk_55"/>
      </w:sdtPr>
      <w:sdtContent>
        <w:p w:rsidR="00000000" w:rsidDel="00000000" w:rsidP="00000000" w:rsidRDefault="00000000" w:rsidRPr="00000000" w14:paraId="0000003D">
          <w:pPr>
            <w:rPr>
              <w:ins w:author="Nguyen Gia Truc (K18 HL)" w:id="0" w:date="2024-01-11T07:41:04Z"/>
              <w:color w:val="1d2125"/>
            </w:rPr>
          </w:pPr>
          <w:sdt>
            <w:sdtPr>
              <w:tag w:val="goog_rdk_54"/>
            </w:sdtPr>
            <w:sdtContent>
              <w:ins w:author="Nguyen Gia Truc (K18 HL)" w:id="0" w:date="2024-01-11T07:41:04Z">
                <w:r w:rsidDel="00000000" w:rsidR="00000000" w:rsidRPr="00000000">
                  <w:rPr>
                    <w:color w:val="1d2125"/>
                    <w:rtl w:val="0"/>
                  </w:rPr>
                  <w:t xml:space="preserve">Incorrect program output</w:t>
                </w:r>
              </w:ins>
            </w:sdtContent>
          </w:sdt>
        </w:p>
      </w:sdtContent>
    </w:sdt>
    <w:sdt>
      <w:sdtPr>
        <w:tag w:val="goog_rdk_57"/>
      </w:sdtPr>
      <w:sdtContent>
        <w:p w:rsidR="00000000" w:rsidDel="00000000" w:rsidP="00000000" w:rsidRDefault="00000000" w:rsidRPr="00000000" w14:paraId="0000003E">
          <w:pPr>
            <w:rPr>
              <w:ins w:author="Nguyen Gia Truc (K18 HL)" w:id="0" w:date="2024-01-11T07:41:04Z"/>
              <w:color w:val="1d2125"/>
            </w:rPr>
          </w:pPr>
          <w:sdt>
            <w:sdtPr>
              <w:tag w:val="goog_rdk_56"/>
            </w:sdtPr>
            <w:sdtContent>
              <w:ins w:author="Nguyen Gia Truc (K18 HL)" w:id="0" w:date="2024-01-11T07:41:04Z">
                <w:r w:rsidDel="00000000" w:rsidR="00000000" w:rsidRPr="00000000">
                  <w:rPr>
                    <w:color w:val="1d2125"/>
                    <w:rtl w:val="0"/>
                  </w:rPr>
                  <w:t xml:space="preserve">--- Input ---</w:t>
                </w:r>
              </w:ins>
            </w:sdtContent>
          </w:sdt>
        </w:p>
      </w:sdtContent>
    </w:sdt>
    <w:sdt>
      <w:sdtPr>
        <w:tag w:val="goog_rdk_59"/>
      </w:sdtPr>
      <w:sdtContent>
        <w:p w:rsidR="00000000" w:rsidDel="00000000" w:rsidP="00000000" w:rsidRDefault="00000000" w:rsidRPr="00000000" w14:paraId="0000003F">
          <w:pPr>
            <w:rPr>
              <w:ins w:author="Nguyen Gia Truc (K18 HL)" w:id="0" w:date="2024-01-11T07:41:04Z"/>
              <w:color w:val="1d2125"/>
            </w:rPr>
          </w:pPr>
          <w:sdt>
            <w:sdtPr>
              <w:tag w:val="goog_rdk_58"/>
            </w:sdtPr>
            <w:sdtContent>
              <w:ins w:author="Nguyen Gia Truc (K18 HL)" w:id="0" w:date="2024-01-11T07:41:04Z">
                <w:r w:rsidDel="00000000" w:rsidR="00000000" w:rsidRPr="00000000">
                  <w:rPr>
                    <w:rtl w:val="0"/>
                  </w:rPr>
                </w:r>
              </w:ins>
            </w:sdtContent>
          </w:sdt>
        </w:p>
      </w:sdtContent>
    </w:sdt>
    <w:sdt>
      <w:sdtPr>
        <w:tag w:val="goog_rdk_61"/>
      </w:sdtPr>
      <w:sdtContent>
        <w:p w:rsidR="00000000" w:rsidDel="00000000" w:rsidP="00000000" w:rsidRDefault="00000000" w:rsidRPr="00000000" w14:paraId="00000040">
          <w:pPr>
            <w:rPr>
              <w:ins w:author="Nguyen Gia Truc (K18 HL)" w:id="0" w:date="2024-01-11T07:41:04Z"/>
              <w:color w:val="1d2125"/>
            </w:rPr>
          </w:pPr>
          <w:sdt>
            <w:sdtPr>
              <w:tag w:val="goog_rdk_60"/>
            </w:sdtPr>
            <w:sdtContent>
              <w:ins w:author="Nguyen Gia Truc (K18 HL)" w:id="0" w:date="2024-01-11T07:41:04Z">
                <w:r w:rsidDel="00000000" w:rsidR="00000000" w:rsidRPr="00000000">
                  <w:rPr>
                    <w:color w:val="1d2125"/>
                    <w:rtl w:val="0"/>
                  </w:rPr>
                  <w:t xml:space="preserve">2</w:t>
                </w:r>
              </w:ins>
            </w:sdtContent>
          </w:sdt>
        </w:p>
      </w:sdtContent>
    </w:sdt>
    <w:sdt>
      <w:sdtPr>
        <w:tag w:val="goog_rdk_63"/>
      </w:sdtPr>
      <w:sdtContent>
        <w:p w:rsidR="00000000" w:rsidDel="00000000" w:rsidP="00000000" w:rsidRDefault="00000000" w:rsidRPr="00000000" w14:paraId="00000041">
          <w:pPr>
            <w:rPr>
              <w:ins w:author="Nguyen Gia Truc (K18 HL)" w:id="0" w:date="2024-01-11T07:41:04Z"/>
              <w:color w:val="1d2125"/>
            </w:rPr>
          </w:pPr>
          <w:sdt>
            <w:sdtPr>
              <w:tag w:val="goog_rdk_62"/>
            </w:sdtPr>
            <w:sdtContent>
              <w:ins w:author="Nguyen Gia Truc (K18 HL)" w:id="0" w:date="2024-01-11T07:41:04Z">
                <w:r w:rsidDel="00000000" w:rsidR="00000000" w:rsidRPr="00000000">
                  <w:rPr>
                    <w:color w:val="1d2125"/>
                    <w:rtl w:val="0"/>
                  </w:rPr>
                  <w:t xml:space="preserve">6</w:t>
                </w:r>
              </w:ins>
            </w:sdtContent>
          </w:sdt>
        </w:p>
      </w:sdtContent>
    </w:sdt>
    <w:sdt>
      <w:sdtPr>
        <w:tag w:val="goog_rdk_65"/>
      </w:sdtPr>
      <w:sdtContent>
        <w:p w:rsidR="00000000" w:rsidDel="00000000" w:rsidP="00000000" w:rsidRDefault="00000000" w:rsidRPr="00000000" w14:paraId="00000042">
          <w:pPr>
            <w:rPr>
              <w:ins w:author="Nguyen Gia Truc (K18 HL)" w:id="0" w:date="2024-01-11T07:41:04Z"/>
              <w:color w:val="1d2125"/>
            </w:rPr>
          </w:pPr>
          <w:sdt>
            <w:sdtPr>
              <w:tag w:val="goog_rdk_64"/>
            </w:sdtPr>
            <w:sdtContent>
              <w:ins w:author="Nguyen Gia Truc (K18 HL)" w:id="0" w:date="2024-01-11T07:41:04Z">
                <w:r w:rsidDel="00000000" w:rsidR="00000000" w:rsidRPr="00000000">
                  <w:rPr>
                    <w:color w:val="1d2125"/>
                    <w:rtl w:val="0"/>
                  </w:rPr>
                  <w:t xml:space="preserve">B03  |  Morning   |  12  |  25.1</w:t>
                </w:r>
              </w:ins>
            </w:sdtContent>
          </w:sdt>
        </w:p>
      </w:sdtContent>
    </w:sdt>
    <w:sdt>
      <w:sdtPr>
        <w:tag w:val="goog_rdk_67"/>
      </w:sdtPr>
      <w:sdtContent>
        <w:p w:rsidR="00000000" w:rsidDel="00000000" w:rsidP="00000000" w:rsidRDefault="00000000" w:rsidRPr="00000000" w14:paraId="00000043">
          <w:pPr>
            <w:rPr>
              <w:ins w:author="Nguyen Gia Truc (K18 HL)" w:id="0" w:date="2024-01-11T07:41:04Z"/>
              <w:color w:val="1d2125"/>
            </w:rPr>
          </w:pPr>
          <w:sdt>
            <w:sdtPr>
              <w:tag w:val="goog_rdk_66"/>
            </w:sdtPr>
            <w:sdtContent>
              <w:ins w:author="Nguyen Gia Truc (K18 HL)" w:id="0" w:date="2024-01-11T07:41:04Z">
                <w:r w:rsidDel="00000000" w:rsidR="00000000" w:rsidRPr="00000000">
                  <w:rPr>
                    <w:color w:val="1d2125"/>
                    <w:rtl w:val="0"/>
                  </w:rPr>
                  <w:t xml:space="preserve">B01  |  The noon  |  10  |    5.2</w:t>
                </w:r>
              </w:ins>
            </w:sdtContent>
          </w:sdt>
        </w:p>
      </w:sdtContent>
    </w:sdt>
    <w:sdt>
      <w:sdtPr>
        <w:tag w:val="goog_rdk_69"/>
      </w:sdtPr>
      <w:sdtContent>
        <w:p w:rsidR="00000000" w:rsidDel="00000000" w:rsidP="00000000" w:rsidRDefault="00000000" w:rsidRPr="00000000" w14:paraId="00000044">
          <w:pPr>
            <w:rPr>
              <w:ins w:author="Nguyen Gia Truc (K18 HL)" w:id="0" w:date="2024-01-11T07:41:04Z"/>
              <w:color w:val="1d2125"/>
            </w:rPr>
          </w:pPr>
          <w:sdt>
            <w:sdtPr>
              <w:tag w:val="goog_rdk_68"/>
            </w:sdtPr>
            <w:sdtContent>
              <w:ins w:author="Nguyen Gia Truc (K18 HL)" w:id="0" w:date="2024-01-11T07:41:04Z">
                <w:r w:rsidDel="00000000" w:rsidR="00000000" w:rsidRPr="00000000">
                  <w:rPr>
                    <w:color w:val="1d2125"/>
                    <w:rtl w:val="0"/>
                  </w:rPr>
                  <w:t xml:space="preserve">B02  |  River        |    5  |    4.3</w:t>
                </w:r>
              </w:ins>
            </w:sdtContent>
          </w:sdt>
        </w:p>
      </w:sdtContent>
    </w:sdt>
    <w:sdt>
      <w:sdtPr>
        <w:tag w:val="goog_rdk_71"/>
      </w:sdtPr>
      <w:sdtContent>
        <w:p w:rsidR="00000000" w:rsidDel="00000000" w:rsidP="00000000" w:rsidRDefault="00000000" w:rsidRPr="00000000" w14:paraId="00000045">
          <w:pPr>
            <w:rPr>
              <w:ins w:author="Nguyen Gia Truc (K18 HL)" w:id="0" w:date="2024-01-11T07:41:04Z"/>
              <w:color w:val="1d2125"/>
            </w:rPr>
          </w:pPr>
          <w:sdt>
            <w:sdtPr>
              <w:tag w:val="goog_rdk_70"/>
            </w:sdtPr>
            <w:sdtContent>
              <w:ins w:author="Nguyen Gia Truc (K18 HL)" w:id="0" w:date="2024-01-11T07:41:04Z">
                <w:r w:rsidDel="00000000" w:rsidR="00000000" w:rsidRPr="00000000">
                  <w:rPr>
                    <w:color w:val="1d2125"/>
                    <w:rtl w:val="0"/>
                  </w:rPr>
                  <w:t xml:space="preserve">B05  |  Physics     |    7  |  15.4</w:t>
                </w:r>
              </w:ins>
            </w:sdtContent>
          </w:sdt>
        </w:p>
      </w:sdtContent>
    </w:sdt>
    <w:sdt>
      <w:sdtPr>
        <w:tag w:val="goog_rdk_73"/>
      </w:sdtPr>
      <w:sdtContent>
        <w:p w:rsidR="00000000" w:rsidDel="00000000" w:rsidP="00000000" w:rsidRDefault="00000000" w:rsidRPr="00000000" w14:paraId="00000046">
          <w:pPr>
            <w:rPr>
              <w:ins w:author="Nguyen Gia Truc (K18 HL)" w:id="0" w:date="2024-01-11T07:41:04Z"/>
              <w:color w:val="1d2125"/>
            </w:rPr>
          </w:pPr>
          <w:sdt>
            <w:sdtPr>
              <w:tag w:val="goog_rdk_72"/>
            </w:sdtPr>
            <w:sdtContent>
              <w:ins w:author="Nguyen Gia Truc (K18 HL)" w:id="0" w:date="2024-01-11T07:41:04Z">
                <w:r w:rsidDel="00000000" w:rsidR="00000000" w:rsidRPr="00000000">
                  <w:rPr>
                    <w:color w:val="1d2125"/>
                    <w:rtl w:val="0"/>
                  </w:rPr>
                  <w:t xml:space="preserve">B07  |  Biology      |  11  |  12.2</w:t>
                </w:r>
              </w:ins>
            </w:sdtContent>
          </w:sdt>
        </w:p>
      </w:sdtContent>
    </w:sdt>
    <w:sdt>
      <w:sdtPr>
        <w:tag w:val="goog_rdk_75"/>
      </w:sdtPr>
      <w:sdtContent>
        <w:p w:rsidR="00000000" w:rsidDel="00000000" w:rsidP="00000000" w:rsidRDefault="00000000" w:rsidRPr="00000000" w14:paraId="00000047">
          <w:pPr>
            <w:rPr>
              <w:ins w:author="Nguyen Gia Truc (K18 HL)" w:id="0" w:date="2024-01-11T07:41:04Z"/>
              <w:color w:val="1d2125"/>
            </w:rPr>
          </w:pPr>
          <w:sdt>
            <w:sdtPr>
              <w:tag w:val="goog_rdk_74"/>
            </w:sdtPr>
            <w:sdtContent>
              <w:ins w:author="Nguyen Gia Truc (K18 HL)" w:id="0" w:date="2024-01-11T07:41:04Z">
                <w:r w:rsidDel="00000000" w:rsidR="00000000" w:rsidRPr="00000000">
                  <w:rPr>
                    <w:color w:val="1d2125"/>
                    <w:rtl w:val="0"/>
                  </w:rPr>
                  <w:t xml:space="preserve">B04  |  Southern   |    9  |    5.2</w:t>
                </w:r>
              </w:ins>
            </w:sdtContent>
          </w:sdt>
        </w:p>
      </w:sdtContent>
    </w:sdt>
    <w:sdt>
      <w:sdtPr>
        <w:tag w:val="goog_rdk_77"/>
      </w:sdtPr>
      <w:sdtContent>
        <w:p w:rsidR="00000000" w:rsidDel="00000000" w:rsidP="00000000" w:rsidRDefault="00000000" w:rsidRPr="00000000" w14:paraId="00000048">
          <w:pPr>
            <w:rPr>
              <w:ins w:author="Nguyen Gia Truc (K18 HL)" w:id="0" w:date="2024-01-11T07:41:04Z"/>
              <w:color w:val="1d2125"/>
            </w:rPr>
          </w:pPr>
          <w:sdt>
            <w:sdtPr>
              <w:tag w:val="goog_rdk_76"/>
            </w:sdtPr>
            <w:sdtContent>
              <w:ins w:author="Nguyen Gia Truc (K18 HL)" w:id="0" w:date="2024-01-11T07:41:04Z">
                <w:r w:rsidDel="00000000" w:rsidR="00000000" w:rsidRPr="00000000">
                  <w:rPr>
                    <w:color w:val="1d2125"/>
                    <w:rtl w:val="0"/>
                  </w:rPr>
                  <w:t xml:space="preserve">2</w:t>
                </w:r>
              </w:ins>
            </w:sdtContent>
          </w:sdt>
        </w:p>
      </w:sdtContent>
    </w:sdt>
    <w:sdt>
      <w:sdtPr>
        <w:tag w:val="goog_rdk_79"/>
      </w:sdtPr>
      <w:sdtContent>
        <w:p w:rsidR="00000000" w:rsidDel="00000000" w:rsidP="00000000" w:rsidRDefault="00000000" w:rsidRPr="00000000" w14:paraId="00000049">
          <w:pPr>
            <w:rPr>
              <w:ins w:author="Nguyen Gia Truc (K18 HL)" w:id="0" w:date="2024-01-11T07:41:04Z"/>
              <w:color w:val="1d2125"/>
            </w:rPr>
          </w:pPr>
          <w:sdt>
            <w:sdtPr>
              <w:tag w:val="goog_rdk_78"/>
            </w:sdtPr>
            <w:sdtContent>
              <w:ins w:author="Nguyen Gia Truc (K18 HL)" w:id="0" w:date="2024-01-11T07:41:04Z">
                <w:r w:rsidDel="00000000" w:rsidR="00000000" w:rsidRPr="00000000">
                  <w:rPr>
                    <w:color w:val="1d2125"/>
                    <w:rtl w:val="0"/>
                  </w:rPr>
                  <w:t xml:space="preserve">B06  |  Physics1     |    7  |  15.4</w:t>
                </w:r>
              </w:ins>
            </w:sdtContent>
          </w:sdt>
        </w:p>
      </w:sdtContent>
    </w:sdt>
    <w:sdt>
      <w:sdtPr>
        <w:tag w:val="goog_rdk_81"/>
      </w:sdtPr>
      <w:sdtContent>
        <w:p w:rsidR="00000000" w:rsidDel="00000000" w:rsidP="00000000" w:rsidRDefault="00000000" w:rsidRPr="00000000" w14:paraId="0000004A">
          <w:pPr>
            <w:rPr>
              <w:ins w:author="Nguyen Gia Truc (K18 HL)" w:id="0" w:date="2024-01-11T07:41:04Z"/>
              <w:color w:val="1d2125"/>
            </w:rPr>
          </w:pPr>
          <w:sdt>
            <w:sdtPr>
              <w:tag w:val="goog_rdk_80"/>
            </w:sdtPr>
            <w:sdtContent>
              <w:ins w:author="Nguyen Gia Truc (K18 HL)" w:id="0" w:date="2024-01-11T07:41:04Z">
                <w:r w:rsidDel="00000000" w:rsidR="00000000" w:rsidRPr="00000000">
                  <w:rPr>
                    <w:color w:val="1d2125"/>
                    <w:rtl w:val="0"/>
                  </w:rPr>
                  <w:t xml:space="preserve">B08  |  Biology1      |  11  |  12.2</w:t>
                </w:r>
              </w:ins>
            </w:sdtContent>
          </w:sdt>
        </w:p>
      </w:sdtContent>
    </w:sdt>
    <w:sdt>
      <w:sdtPr>
        <w:tag w:val="goog_rdk_83"/>
      </w:sdtPr>
      <w:sdtContent>
        <w:p w:rsidR="00000000" w:rsidDel="00000000" w:rsidP="00000000" w:rsidRDefault="00000000" w:rsidRPr="00000000" w14:paraId="0000004B">
          <w:pPr>
            <w:rPr>
              <w:ins w:author="Nguyen Gia Truc (K18 HL)" w:id="0" w:date="2024-01-11T07:41:04Z"/>
              <w:color w:val="1d2125"/>
            </w:rPr>
          </w:pPr>
          <w:sdt>
            <w:sdtPr>
              <w:tag w:val="goog_rdk_82"/>
            </w:sdtPr>
            <w:sdtContent>
              <w:ins w:author="Nguyen Gia Truc (K18 HL)" w:id="0" w:date="2024-01-11T07:41:04Z">
                <w:r w:rsidDel="00000000" w:rsidR="00000000" w:rsidRPr="00000000">
                  <w:rPr>
                    <w:rtl w:val="0"/>
                  </w:rPr>
                </w:r>
              </w:ins>
            </w:sdtContent>
          </w:sdt>
        </w:p>
      </w:sdtContent>
    </w:sdt>
    <w:sdt>
      <w:sdtPr>
        <w:tag w:val="goog_rdk_85"/>
      </w:sdtPr>
      <w:sdtContent>
        <w:p w:rsidR="00000000" w:rsidDel="00000000" w:rsidP="00000000" w:rsidRDefault="00000000" w:rsidRPr="00000000" w14:paraId="0000004C">
          <w:pPr>
            <w:spacing w:line="236.25" w:lineRule="auto"/>
            <w:rPr>
              <w:ins w:author="Nguyen Gia Truc (K18 HL)" w:id="0" w:date="2024-01-11T07:41:04Z"/>
              <w:color w:val="1d2125"/>
            </w:rPr>
          </w:pPr>
          <w:sdt>
            <w:sdtPr>
              <w:tag w:val="goog_rdk_84"/>
            </w:sdtPr>
            <w:sdtContent>
              <w:ins w:author="Nguyen Gia Truc (K18 HL)" w:id="0" w:date="2024-01-11T07:41:04Z">
                <w:r w:rsidDel="00000000" w:rsidR="00000000" w:rsidRPr="00000000">
                  <w:rPr>
                    <w:rtl w:val="0"/>
                  </w:rPr>
                </w:r>
              </w:ins>
            </w:sdtContent>
          </w:sdt>
        </w:p>
      </w:sdtContent>
    </w:sdt>
    <w:sdt>
      <w:sdtPr>
        <w:tag w:val="goog_rdk_87"/>
      </w:sdtPr>
      <w:sdtContent>
        <w:p w:rsidR="00000000" w:rsidDel="00000000" w:rsidP="00000000" w:rsidRDefault="00000000" w:rsidRPr="00000000" w14:paraId="0000004D">
          <w:pPr>
            <w:rPr>
              <w:ins w:author="Nguyen Gia Truc (K18 HL)" w:id="0" w:date="2024-01-11T07:41:04Z"/>
              <w:color w:val="1d2125"/>
            </w:rPr>
          </w:pPr>
          <w:sdt>
            <w:sdtPr>
              <w:tag w:val="goog_rdk_86"/>
            </w:sdtPr>
            <w:sdtContent>
              <w:ins w:author="Nguyen Gia Truc (K18 HL)" w:id="0" w:date="2024-01-11T07:41:04Z">
                <w:r w:rsidDel="00000000" w:rsidR="00000000" w:rsidRPr="00000000">
                  <w:rPr>
                    <w:rtl w:val="0"/>
                  </w:rPr>
                </w:r>
              </w:ins>
            </w:sdtContent>
          </w:sdt>
        </w:p>
      </w:sdtContent>
    </w:sdt>
    <w:sdt>
      <w:sdtPr>
        <w:tag w:val="goog_rdk_89"/>
      </w:sdtPr>
      <w:sdtContent>
        <w:p w:rsidR="00000000" w:rsidDel="00000000" w:rsidP="00000000" w:rsidRDefault="00000000" w:rsidRPr="00000000" w14:paraId="0000004E">
          <w:pPr>
            <w:rPr>
              <w:ins w:author="Nguyen Gia Truc (K18 HL)" w:id="0" w:date="2024-01-11T07:41:04Z"/>
              <w:color w:val="1d2125"/>
            </w:rPr>
          </w:pPr>
          <w:sdt>
            <w:sdtPr>
              <w:tag w:val="goog_rdk_88"/>
            </w:sdtPr>
            <w:sdtContent>
              <w:ins w:author="Nguyen Gia Truc (K18 HL)" w:id="0" w:date="2024-01-11T07:41:04Z">
                <w:r w:rsidDel="00000000" w:rsidR="00000000" w:rsidRPr="00000000">
                  <w:rPr>
                    <w:rtl w:val="0"/>
                  </w:rPr>
                </w:r>
              </w:ins>
            </w:sdtContent>
          </w:sdt>
        </w:p>
      </w:sdtContent>
    </w:sdt>
    <w:sdt>
      <w:sdtPr>
        <w:tag w:val="goog_rdk_91"/>
      </w:sdtPr>
      <w:sdtContent>
        <w:p w:rsidR="00000000" w:rsidDel="00000000" w:rsidP="00000000" w:rsidRDefault="00000000" w:rsidRPr="00000000" w14:paraId="0000004F">
          <w:pPr>
            <w:rPr>
              <w:ins w:author="Nguyen Gia Truc (K18 HL)" w:id="0" w:date="2024-01-11T07:41:04Z"/>
              <w:color w:val="1d2125"/>
            </w:rPr>
          </w:pPr>
          <w:sdt>
            <w:sdtPr>
              <w:tag w:val="goog_rdk_90"/>
            </w:sdtPr>
            <w:sdtContent>
              <w:ins w:author="Nguyen Gia Truc (K18 HL)" w:id="0" w:date="2024-01-11T07:41:04Z">
                <w:r w:rsidDel="00000000" w:rsidR="00000000" w:rsidRPr="00000000">
                  <w:rPr>
                    <w:color w:val="1d2125"/>
                    <w:rtl w:val="0"/>
                  </w:rPr>
                  <w:t xml:space="preserve">--- Expected output (text)---</w:t>
                </w:r>
              </w:ins>
            </w:sdtContent>
          </w:sdt>
        </w:p>
      </w:sdtContent>
    </w:sdt>
    <w:sdt>
      <w:sdtPr>
        <w:tag w:val="goog_rdk_93"/>
      </w:sdtPr>
      <w:sdtContent>
        <w:p w:rsidR="00000000" w:rsidDel="00000000" w:rsidP="00000000" w:rsidRDefault="00000000" w:rsidRPr="00000000" w14:paraId="00000050">
          <w:pPr>
            <w:rPr>
              <w:ins w:author="Nguyen Gia Truc (K18 HL)" w:id="0" w:date="2024-01-11T07:41:04Z"/>
              <w:color w:val="1d2125"/>
            </w:rPr>
          </w:pPr>
          <w:sdt>
            <w:sdtPr>
              <w:tag w:val="goog_rdk_92"/>
            </w:sdtPr>
            <w:sdtContent>
              <w:ins w:author="Nguyen Gia Truc (K18 HL)" w:id="0" w:date="2024-01-11T07:41:04Z">
                <w:r w:rsidDel="00000000" w:rsidR="00000000" w:rsidRPr="00000000">
                  <w:rPr>
                    <w:rtl w:val="0"/>
                  </w:rPr>
                </w:r>
              </w:ins>
            </w:sdtContent>
          </w:sdt>
        </w:p>
      </w:sdtContent>
    </w:sdt>
    <w:sdt>
      <w:sdtPr>
        <w:tag w:val="goog_rdk_95"/>
      </w:sdtPr>
      <w:sdtContent>
        <w:p w:rsidR="00000000" w:rsidDel="00000000" w:rsidP="00000000" w:rsidRDefault="00000000" w:rsidRPr="00000000" w14:paraId="00000051">
          <w:pPr>
            <w:rPr>
              <w:ins w:author="Nguyen Gia Truc (K18 HL)" w:id="0" w:date="2024-01-11T07:41:04Z"/>
              <w:color w:val="1d2125"/>
            </w:rPr>
          </w:pPr>
          <w:sdt>
            <w:sdtPr>
              <w:tag w:val="goog_rdk_94"/>
            </w:sdtPr>
            <w:sdtContent>
              <w:ins w:author="Nguyen Gia Truc (K18 HL)" w:id="0" w:date="2024-01-11T07:41:04Z">
                <w:r w:rsidDel="00000000" w:rsidR="00000000" w:rsidRPr="00000000">
                  <w:rPr>
                    <w:color w:val="1d2125"/>
                    <w:rtl w:val="0"/>
                  </w:rPr>
                  <w:t xml:space="preserve">2. New sorted list by book ID after adding 2 new books to the list of 6 books</w:t>
                </w:r>
              </w:ins>
            </w:sdtContent>
          </w:sdt>
        </w:p>
      </w:sdtContent>
    </w:sdt>
    <w:sdt>
      <w:sdtPr>
        <w:tag w:val="goog_rdk_97"/>
      </w:sdtPr>
      <w:sdtContent>
        <w:p w:rsidR="00000000" w:rsidDel="00000000" w:rsidP="00000000" w:rsidRDefault="00000000" w:rsidRPr="00000000" w14:paraId="00000052">
          <w:pPr>
            <w:rPr>
              <w:ins w:author="Nguyen Gia Truc (K18 HL)" w:id="0" w:date="2024-01-11T07:41:04Z"/>
              <w:color w:val="1d2125"/>
            </w:rPr>
          </w:pPr>
          <w:sdt>
            <w:sdtPr>
              <w:tag w:val="goog_rdk_96"/>
            </w:sdtPr>
            <w:sdtContent>
              <w:ins w:author="Nguyen Gia Truc (K18 HL)" w:id="0" w:date="2024-01-11T07:41:04Z">
                <w:r w:rsidDel="00000000" w:rsidR="00000000" w:rsidRPr="00000000">
                  <w:rPr>
                    <w:color w:val="1d2125"/>
                    <w:rtl w:val="0"/>
                  </w:rPr>
                  <w:t xml:space="preserve">B01  |  The noon  |  10  |    5.2</w:t>
                </w:r>
              </w:ins>
            </w:sdtContent>
          </w:sdt>
        </w:p>
      </w:sdtContent>
    </w:sdt>
    <w:sdt>
      <w:sdtPr>
        <w:tag w:val="goog_rdk_99"/>
      </w:sdtPr>
      <w:sdtContent>
        <w:p w:rsidR="00000000" w:rsidDel="00000000" w:rsidP="00000000" w:rsidRDefault="00000000" w:rsidRPr="00000000" w14:paraId="00000053">
          <w:pPr>
            <w:rPr>
              <w:ins w:author="Nguyen Gia Truc (K18 HL)" w:id="0" w:date="2024-01-11T07:41:04Z"/>
              <w:color w:val="1d2125"/>
            </w:rPr>
          </w:pPr>
          <w:sdt>
            <w:sdtPr>
              <w:tag w:val="goog_rdk_98"/>
            </w:sdtPr>
            <w:sdtContent>
              <w:ins w:author="Nguyen Gia Truc (K18 HL)" w:id="0" w:date="2024-01-11T07:41:04Z">
                <w:r w:rsidDel="00000000" w:rsidR="00000000" w:rsidRPr="00000000">
                  <w:rPr>
                    <w:color w:val="1d2125"/>
                    <w:rtl w:val="0"/>
                  </w:rPr>
                  <w:t xml:space="preserve">B02  |  River        |    5  |    4.3</w:t>
                </w:r>
              </w:ins>
            </w:sdtContent>
          </w:sdt>
        </w:p>
      </w:sdtContent>
    </w:sdt>
    <w:sdt>
      <w:sdtPr>
        <w:tag w:val="goog_rdk_101"/>
      </w:sdtPr>
      <w:sdtContent>
        <w:p w:rsidR="00000000" w:rsidDel="00000000" w:rsidP="00000000" w:rsidRDefault="00000000" w:rsidRPr="00000000" w14:paraId="00000054">
          <w:pPr>
            <w:rPr>
              <w:ins w:author="Nguyen Gia Truc (K18 HL)" w:id="0" w:date="2024-01-11T07:41:04Z"/>
              <w:color w:val="1d2125"/>
            </w:rPr>
          </w:pPr>
          <w:sdt>
            <w:sdtPr>
              <w:tag w:val="goog_rdk_100"/>
            </w:sdtPr>
            <w:sdtContent>
              <w:ins w:author="Nguyen Gia Truc (K18 HL)" w:id="0" w:date="2024-01-11T07:41:04Z">
                <w:r w:rsidDel="00000000" w:rsidR="00000000" w:rsidRPr="00000000">
                  <w:rPr>
                    <w:color w:val="1d2125"/>
                    <w:rtl w:val="0"/>
                  </w:rPr>
                  <w:t xml:space="preserve">B03  |  Morning   |  12  |  25.1</w:t>
                </w:r>
              </w:ins>
            </w:sdtContent>
          </w:sdt>
        </w:p>
      </w:sdtContent>
    </w:sdt>
    <w:sdt>
      <w:sdtPr>
        <w:tag w:val="goog_rdk_103"/>
      </w:sdtPr>
      <w:sdtContent>
        <w:p w:rsidR="00000000" w:rsidDel="00000000" w:rsidP="00000000" w:rsidRDefault="00000000" w:rsidRPr="00000000" w14:paraId="00000055">
          <w:pPr>
            <w:rPr>
              <w:ins w:author="Nguyen Gia Truc (K18 HL)" w:id="0" w:date="2024-01-11T07:41:04Z"/>
              <w:color w:val="1d2125"/>
            </w:rPr>
          </w:pPr>
          <w:sdt>
            <w:sdtPr>
              <w:tag w:val="goog_rdk_102"/>
            </w:sdtPr>
            <w:sdtContent>
              <w:ins w:author="Nguyen Gia Truc (K18 HL)" w:id="0" w:date="2024-01-11T07:41:04Z">
                <w:r w:rsidDel="00000000" w:rsidR="00000000" w:rsidRPr="00000000">
                  <w:rPr>
                    <w:color w:val="1d2125"/>
                    <w:rtl w:val="0"/>
                  </w:rPr>
                  <w:t xml:space="preserve">B04  |  Southern   |    9  |    5.2</w:t>
                </w:r>
              </w:ins>
            </w:sdtContent>
          </w:sdt>
        </w:p>
      </w:sdtContent>
    </w:sdt>
    <w:sdt>
      <w:sdtPr>
        <w:tag w:val="goog_rdk_105"/>
      </w:sdtPr>
      <w:sdtContent>
        <w:p w:rsidR="00000000" w:rsidDel="00000000" w:rsidP="00000000" w:rsidRDefault="00000000" w:rsidRPr="00000000" w14:paraId="00000056">
          <w:pPr>
            <w:rPr>
              <w:ins w:author="Nguyen Gia Truc (K18 HL)" w:id="0" w:date="2024-01-11T07:41:04Z"/>
              <w:color w:val="1d2125"/>
            </w:rPr>
          </w:pPr>
          <w:sdt>
            <w:sdtPr>
              <w:tag w:val="goog_rdk_104"/>
            </w:sdtPr>
            <w:sdtContent>
              <w:ins w:author="Nguyen Gia Truc (K18 HL)" w:id="0" w:date="2024-01-11T07:41:04Z">
                <w:r w:rsidDel="00000000" w:rsidR="00000000" w:rsidRPr="00000000">
                  <w:rPr>
                    <w:color w:val="1d2125"/>
                    <w:rtl w:val="0"/>
                  </w:rPr>
                  <w:t xml:space="preserve">B05  |  Physics     |    7  |  15.4</w:t>
                </w:r>
              </w:ins>
            </w:sdtContent>
          </w:sdt>
        </w:p>
      </w:sdtContent>
    </w:sdt>
    <w:sdt>
      <w:sdtPr>
        <w:tag w:val="goog_rdk_107"/>
      </w:sdtPr>
      <w:sdtContent>
        <w:p w:rsidR="00000000" w:rsidDel="00000000" w:rsidP="00000000" w:rsidRDefault="00000000" w:rsidRPr="00000000" w14:paraId="00000057">
          <w:pPr>
            <w:rPr>
              <w:ins w:author="Nguyen Gia Truc (K18 HL)" w:id="0" w:date="2024-01-11T07:41:04Z"/>
              <w:color w:val="1d2125"/>
            </w:rPr>
          </w:pPr>
          <w:sdt>
            <w:sdtPr>
              <w:tag w:val="goog_rdk_106"/>
            </w:sdtPr>
            <w:sdtContent>
              <w:ins w:author="Nguyen Gia Truc (K18 HL)" w:id="0" w:date="2024-01-11T07:41:04Z">
                <w:r w:rsidDel="00000000" w:rsidR="00000000" w:rsidRPr="00000000">
                  <w:rPr>
                    <w:color w:val="1d2125"/>
                    <w:rtl w:val="0"/>
                  </w:rPr>
                  <w:t xml:space="preserve">B06  |  Physics1     |    7  |  15.4</w:t>
                </w:r>
              </w:ins>
            </w:sdtContent>
          </w:sdt>
        </w:p>
      </w:sdtContent>
    </w:sdt>
    <w:sdt>
      <w:sdtPr>
        <w:tag w:val="goog_rdk_109"/>
      </w:sdtPr>
      <w:sdtContent>
        <w:p w:rsidR="00000000" w:rsidDel="00000000" w:rsidP="00000000" w:rsidRDefault="00000000" w:rsidRPr="00000000" w14:paraId="00000058">
          <w:pPr>
            <w:rPr>
              <w:ins w:author="Nguyen Gia Truc (K18 HL)" w:id="0" w:date="2024-01-11T07:41:04Z"/>
              <w:color w:val="1d2125"/>
            </w:rPr>
          </w:pPr>
          <w:sdt>
            <w:sdtPr>
              <w:tag w:val="goog_rdk_108"/>
            </w:sdtPr>
            <w:sdtContent>
              <w:ins w:author="Nguyen Gia Truc (K18 HL)" w:id="0" w:date="2024-01-11T07:41:04Z">
                <w:r w:rsidDel="00000000" w:rsidR="00000000" w:rsidRPr="00000000">
                  <w:rPr>
                    <w:color w:val="1d2125"/>
                    <w:rtl w:val="0"/>
                  </w:rPr>
                  <w:t xml:space="preserve">B07  |  Biology      |  11  |  12.2</w:t>
                </w:r>
              </w:ins>
            </w:sdtContent>
          </w:sdt>
        </w:p>
      </w:sdtContent>
    </w:sdt>
    <w:sdt>
      <w:sdtPr>
        <w:tag w:val="goog_rdk_111"/>
      </w:sdtPr>
      <w:sdtContent>
        <w:p w:rsidR="00000000" w:rsidDel="00000000" w:rsidP="00000000" w:rsidRDefault="00000000" w:rsidRPr="00000000" w14:paraId="00000059">
          <w:pPr>
            <w:rPr>
              <w:ins w:author="Nguyen Gia Truc (K18 HL)" w:id="0" w:date="2024-01-11T07:41:04Z"/>
              <w:color w:val="1d2125"/>
            </w:rPr>
          </w:pPr>
          <w:sdt>
            <w:sdtPr>
              <w:tag w:val="goog_rdk_110"/>
            </w:sdtPr>
            <w:sdtContent>
              <w:ins w:author="Nguyen Gia Truc (K18 HL)" w:id="0" w:date="2024-01-11T07:41:04Z">
                <w:r w:rsidDel="00000000" w:rsidR="00000000" w:rsidRPr="00000000">
                  <w:rPr>
                    <w:color w:val="1d2125"/>
                    <w:rtl w:val="0"/>
                  </w:rPr>
                  <w:t xml:space="preserve">B08  |  Biology1      |  11  |  12.2</w:t>
                </w:r>
              </w:ins>
            </w:sdtContent>
          </w:sdt>
        </w:p>
      </w:sdtContent>
    </w:sdt>
    <w:sdt>
      <w:sdtPr>
        <w:tag w:val="goog_rdk_113"/>
      </w:sdtPr>
      <w:sdtContent>
        <w:p w:rsidR="00000000" w:rsidDel="00000000" w:rsidP="00000000" w:rsidRDefault="00000000" w:rsidRPr="00000000" w14:paraId="0000005A">
          <w:pPr>
            <w:spacing w:line="236.25" w:lineRule="auto"/>
            <w:rPr>
              <w:ins w:author="Nguyen Gia Truc (K18 HL)" w:id="0" w:date="2024-01-11T07:41:04Z"/>
              <w:color w:val="1d2125"/>
            </w:rPr>
          </w:pPr>
          <w:sdt>
            <w:sdtPr>
              <w:tag w:val="goog_rdk_112"/>
            </w:sdtPr>
            <w:sdtContent>
              <w:ins w:author="Nguyen Gia Truc (K18 HL)" w:id="0" w:date="2024-01-11T07:41:04Z">
                <w:r w:rsidDel="00000000" w:rsidR="00000000" w:rsidRPr="00000000">
                  <w:rPr>
                    <w:rtl w:val="0"/>
                  </w:rPr>
                </w:r>
              </w:ins>
            </w:sdtContent>
          </w:sdt>
        </w:p>
      </w:sdtContent>
    </w:sdt>
    <w:sdt>
      <w:sdtPr>
        <w:tag w:val="goog_rdk_115"/>
      </w:sdtPr>
      <w:sdtContent>
        <w:p w:rsidR="00000000" w:rsidDel="00000000" w:rsidP="00000000" w:rsidRDefault="00000000" w:rsidRPr="00000000" w14:paraId="0000005B">
          <w:pPr>
            <w:rPr>
              <w:ins w:author="Nguyen Gia Truc (K18 HL)" w:id="0" w:date="2024-01-11T07:41:04Z"/>
              <w:color w:val="1d2125"/>
            </w:rPr>
          </w:pPr>
          <w:sdt>
            <w:sdtPr>
              <w:tag w:val="goog_rdk_114"/>
            </w:sdtPr>
            <w:sdtContent>
              <w:ins w:author="Nguyen Gia Truc (K18 HL)" w:id="0" w:date="2024-01-11T07:41:04Z">
                <w:r w:rsidDel="00000000" w:rsidR="00000000" w:rsidRPr="00000000">
                  <w:rPr>
                    <w:rtl w:val="0"/>
                  </w:rPr>
                </w:r>
              </w:ins>
            </w:sdtContent>
          </w:sdt>
        </w:p>
      </w:sdtContent>
    </w:sdt>
    <w:sdt>
      <w:sdtPr>
        <w:tag w:val="goog_rdk_117"/>
      </w:sdtPr>
      <w:sdtContent>
        <w:p w:rsidR="00000000" w:rsidDel="00000000" w:rsidP="00000000" w:rsidRDefault="00000000" w:rsidRPr="00000000" w14:paraId="0000005C">
          <w:pPr>
            <w:rPr>
              <w:ins w:author="Nguyen Gia Truc (K18 HL)" w:id="0" w:date="2024-01-11T07:41:04Z"/>
              <w:color w:val="1d2125"/>
            </w:rPr>
          </w:pPr>
          <w:sdt>
            <w:sdtPr>
              <w:tag w:val="goog_rdk_116"/>
            </w:sdtPr>
            <w:sdtContent>
              <w:ins w:author="Nguyen Gia Truc (K18 HL)" w:id="0" w:date="2024-01-11T07:41:04Z">
                <w:r w:rsidDel="00000000" w:rsidR="00000000" w:rsidRPr="00000000">
                  <w:rPr>
                    <w:color w:val="1d2125"/>
                    <w:rtl w:val="0"/>
                  </w:rPr>
                  <w:t xml:space="preserve">Test 3: 3</w:t>
                </w:r>
              </w:ins>
            </w:sdtContent>
          </w:sdt>
        </w:p>
      </w:sdtContent>
    </w:sdt>
    <w:sdt>
      <w:sdtPr>
        <w:tag w:val="goog_rdk_119"/>
      </w:sdtPr>
      <w:sdtContent>
        <w:p w:rsidR="00000000" w:rsidDel="00000000" w:rsidP="00000000" w:rsidRDefault="00000000" w:rsidRPr="00000000" w14:paraId="0000005D">
          <w:pPr>
            <w:rPr>
              <w:ins w:author="Nguyen Gia Truc (K18 HL)" w:id="0" w:date="2024-01-11T07:41:04Z"/>
              <w:color w:val="1d2125"/>
            </w:rPr>
          </w:pPr>
          <w:sdt>
            <w:sdtPr>
              <w:tag w:val="goog_rdk_118"/>
            </w:sdtPr>
            <w:sdtContent>
              <w:ins w:author="Nguyen Gia Truc (K18 HL)" w:id="0" w:date="2024-01-11T07:41:04Z">
                <w:r w:rsidDel="00000000" w:rsidR="00000000" w:rsidRPr="00000000">
                  <w:rPr>
                    <w:color w:val="1d2125"/>
                    <w:rtl w:val="0"/>
                  </w:rPr>
                  <w:t xml:space="preserve">Incorrect program output</w:t>
                </w:r>
              </w:ins>
            </w:sdtContent>
          </w:sdt>
        </w:p>
      </w:sdtContent>
    </w:sdt>
    <w:sdt>
      <w:sdtPr>
        <w:tag w:val="goog_rdk_121"/>
      </w:sdtPr>
      <w:sdtContent>
        <w:p w:rsidR="00000000" w:rsidDel="00000000" w:rsidP="00000000" w:rsidRDefault="00000000" w:rsidRPr="00000000" w14:paraId="0000005E">
          <w:pPr>
            <w:rPr>
              <w:ins w:author="Nguyen Gia Truc (K18 HL)" w:id="0" w:date="2024-01-11T07:41:04Z"/>
              <w:color w:val="1d2125"/>
            </w:rPr>
          </w:pPr>
          <w:sdt>
            <w:sdtPr>
              <w:tag w:val="goog_rdk_120"/>
            </w:sdtPr>
            <w:sdtContent>
              <w:ins w:author="Nguyen Gia Truc (K18 HL)" w:id="0" w:date="2024-01-11T07:41:04Z">
                <w:r w:rsidDel="00000000" w:rsidR="00000000" w:rsidRPr="00000000">
                  <w:rPr>
                    <w:color w:val="1d2125"/>
                    <w:rtl w:val="0"/>
                  </w:rPr>
                  <w:t xml:space="preserve">--- Input ---</w:t>
                </w:r>
              </w:ins>
            </w:sdtContent>
          </w:sdt>
        </w:p>
      </w:sdtContent>
    </w:sdt>
    <w:sdt>
      <w:sdtPr>
        <w:tag w:val="goog_rdk_123"/>
      </w:sdtPr>
      <w:sdtContent>
        <w:p w:rsidR="00000000" w:rsidDel="00000000" w:rsidP="00000000" w:rsidRDefault="00000000" w:rsidRPr="00000000" w14:paraId="0000005F">
          <w:pPr>
            <w:rPr>
              <w:ins w:author="Nguyen Gia Truc (K18 HL)" w:id="0" w:date="2024-01-11T07:41:04Z"/>
              <w:color w:val="1d2125"/>
            </w:rPr>
          </w:pPr>
          <w:sdt>
            <w:sdtPr>
              <w:tag w:val="goog_rdk_122"/>
            </w:sdtPr>
            <w:sdtContent>
              <w:ins w:author="Nguyen Gia Truc (K18 HL)" w:id="0" w:date="2024-01-11T07:41:04Z">
                <w:r w:rsidDel="00000000" w:rsidR="00000000" w:rsidRPr="00000000">
                  <w:rPr>
                    <w:rtl w:val="0"/>
                  </w:rPr>
                </w:r>
              </w:ins>
            </w:sdtContent>
          </w:sdt>
        </w:p>
      </w:sdtContent>
    </w:sdt>
    <w:sdt>
      <w:sdtPr>
        <w:tag w:val="goog_rdk_125"/>
      </w:sdtPr>
      <w:sdtContent>
        <w:p w:rsidR="00000000" w:rsidDel="00000000" w:rsidP="00000000" w:rsidRDefault="00000000" w:rsidRPr="00000000" w14:paraId="00000060">
          <w:pPr>
            <w:rPr>
              <w:ins w:author="Nguyen Gia Truc (K18 HL)" w:id="0" w:date="2024-01-11T07:41:04Z"/>
              <w:color w:val="1d2125"/>
            </w:rPr>
          </w:pPr>
          <w:sdt>
            <w:sdtPr>
              <w:tag w:val="goog_rdk_124"/>
            </w:sdtPr>
            <w:sdtContent>
              <w:ins w:author="Nguyen Gia Truc (K18 HL)" w:id="0" w:date="2024-01-11T07:41:04Z">
                <w:r w:rsidDel="00000000" w:rsidR="00000000" w:rsidRPr="00000000">
                  <w:rPr>
                    <w:color w:val="1d2125"/>
                    <w:rtl w:val="0"/>
                  </w:rPr>
                  <w:t xml:space="preserve">3</w:t>
                </w:r>
              </w:ins>
            </w:sdtContent>
          </w:sdt>
        </w:p>
      </w:sdtContent>
    </w:sdt>
    <w:sdt>
      <w:sdtPr>
        <w:tag w:val="goog_rdk_127"/>
      </w:sdtPr>
      <w:sdtContent>
        <w:p w:rsidR="00000000" w:rsidDel="00000000" w:rsidP="00000000" w:rsidRDefault="00000000" w:rsidRPr="00000000" w14:paraId="00000061">
          <w:pPr>
            <w:rPr>
              <w:ins w:author="Nguyen Gia Truc (K18 HL)" w:id="0" w:date="2024-01-11T07:41:04Z"/>
              <w:color w:val="1d2125"/>
            </w:rPr>
          </w:pPr>
          <w:sdt>
            <w:sdtPr>
              <w:tag w:val="goog_rdk_126"/>
            </w:sdtPr>
            <w:sdtContent>
              <w:ins w:author="Nguyen Gia Truc (K18 HL)" w:id="0" w:date="2024-01-11T07:41:04Z">
                <w:r w:rsidDel="00000000" w:rsidR="00000000" w:rsidRPr="00000000">
                  <w:rPr>
                    <w:color w:val="1d2125"/>
                    <w:rtl w:val="0"/>
                  </w:rPr>
                  <w:t xml:space="preserve">6</w:t>
                </w:r>
              </w:ins>
            </w:sdtContent>
          </w:sdt>
        </w:p>
      </w:sdtContent>
    </w:sdt>
    <w:sdt>
      <w:sdtPr>
        <w:tag w:val="goog_rdk_129"/>
      </w:sdtPr>
      <w:sdtContent>
        <w:p w:rsidR="00000000" w:rsidDel="00000000" w:rsidP="00000000" w:rsidRDefault="00000000" w:rsidRPr="00000000" w14:paraId="00000062">
          <w:pPr>
            <w:rPr>
              <w:ins w:author="Nguyen Gia Truc (K18 HL)" w:id="0" w:date="2024-01-11T07:41:04Z"/>
              <w:color w:val="1d2125"/>
            </w:rPr>
          </w:pPr>
          <w:sdt>
            <w:sdtPr>
              <w:tag w:val="goog_rdk_128"/>
            </w:sdtPr>
            <w:sdtContent>
              <w:ins w:author="Nguyen Gia Truc (K18 HL)" w:id="0" w:date="2024-01-11T07:41:04Z">
                <w:r w:rsidDel="00000000" w:rsidR="00000000" w:rsidRPr="00000000">
                  <w:rPr>
                    <w:color w:val="1d2125"/>
                    <w:rtl w:val="0"/>
                  </w:rPr>
                  <w:t xml:space="preserve">B03  |  Morning   |  12  |  25.1</w:t>
                </w:r>
              </w:ins>
            </w:sdtContent>
          </w:sdt>
        </w:p>
      </w:sdtContent>
    </w:sdt>
    <w:sdt>
      <w:sdtPr>
        <w:tag w:val="goog_rdk_131"/>
      </w:sdtPr>
      <w:sdtContent>
        <w:p w:rsidR="00000000" w:rsidDel="00000000" w:rsidP="00000000" w:rsidRDefault="00000000" w:rsidRPr="00000000" w14:paraId="00000063">
          <w:pPr>
            <w:rPr>
              <w:ins w:author="Nguyen Gia Truc (K18 HL)" w:id="0" w:date="2024-01-11T07:41:04Z"/>
              <w:color w:val="1d2125"/>
            </w:rPr>
          </w:pPr>
          <w:sdt>
            <w:sdtPr>
              <w:tag w:val="goog_rdk_130"/>
            </w:sdtPr>
            <w:sdtContent>
              <w:ins w:author="Nguyen Gia Truc (K18 HL)" w:id="0" w:date="2024-01-11T07:41:04Z">
                <w:r w:rsidDel="00000000" w:rsidR="00000000" w:rsidRPr="00000000">
                  <w:rPr>
                    <w:color w:val="1d2125"/>
                    <w:rtl w:val="0"/>
                  </w:rPr>
                  <w:t xml:space="preserve">B01  |  The noon  |  10  |    5.2</w:t>
                </w:r>
              </w:ins>
            </w:sdtContent>
          </w:sdt>
        </w:p>
      </w:sdtContent>
    </w:sdt>
    <w:sdt>
      <w:sdtPr>
        <w:tag w:val="goog_rdk_133"/>
      </w:sdtPr>
      <w:sdtContent>
        <w:p w:rsidR="00000000" w:rsidDel="00000000" w:rsidP="00000000" w:rsidRDefault="00000000" w:rsidRPr="00000000" w14:paraId="00000064">
          <w:pPr>
            <w:rPr>
              <w:ins w:author="Nguyen Gia Truc (K18 HL)" w:id="0" w:date="2024-01-11T07:41:04Z"/>
              <w:color w:val="1d2125"/>
            </w:rPr>
          </w:pPr>
          <w:sdt>
            <w:sdtPr>
              <w:tag w:val="goog_rdk_132"/>
            </w:sdtPr>
            <w:sdtContent>
              <w:ins w:author="Nguyen Gia Truc (K18 HL)" w:id="0" w:date="2024-01-11T07:41:04Z">
                <w:r w:rsidDel="00000000" w:rsidR="00000000" w:rsidRPr="00000000">
                  <w:rPr>
                    <w:color w:val="1d2125"/>
                    <w:rtl w:val="0"/>
                  </w:rPr>
                  <w:t xml:space="preserve">B02  |  River        |    5  |    4.3</w:t>
                </w:r>
              </w:ins>
            </w:sdtContent>
          </w:sdt>
        </w:p>
      </w:sdtContent>
    </w:sdt>
    <w:sdt>
      <w:sdtPr>
        <w:tag w:val="goog_rdk_135"/>
      </w:sdtPr>
      <w:sdtContent>
        <w:p w:rsidR="00000000" w:rsidDel="00000000" w:rsidP="00000000" w:rsidRDefault="00000000" w:rsidRPr="00000000" w14:paraId="00000065">
          <w:pPr>
            <w:rPr>
              <w:ins w:author="Nguyen Gia Truc (K18 HL)" w:id="0" w:date="2024-01-11T07:41:04Z"/>
              <w:color w:val="1d2125"/>
            </w:rPr>
          </w:pPr>
          <w:sdt>
            <w:sdtPr>
              <w:tag w:val="goog_rdk_134"/>
            </w:sdtPr>
            <w:sdtContent>
              <w:ins w:author="Nguyen Gia Truc (K18 HL)" w:id="0" w:date="2024-01-11T07:41:04Z">
                <w:r w:rsidDel="00000000" w:rsidR="00000000" w:rsidRPr="00000000">
                  <w:rPr>
                    <w:color w:val="1d2125"/>
                    <w:rtl w:val="0"/>
                  </w:rPr>
                  <w:t xml:space="preserve">B05  |  Physics     |    7  |  15.4</w:t>
                </w:r>
              </w:ins>
            </w:sdtContent>
          </w:sdt>
        </w:p>
      </w:sdtContent>
    </w:sdt>
    <w:sdt>
      <w:sdtPr>
        <w:tag w:val="goog_rdk_137"/>
      </w:sdtPr>
      <w:sdtContent>
        <w:p w:rsidR="00000000" w:rsidDel="00000000" w:rsidP="00000000" w:rsidRDefault="00000000" w:rsidRPr="00000000" w14:paraId="00000066">
          <w:pPr>
            <w:rPr>
              <w:ins w:author="Nguyen Gia Truc (K18 HL)" w:id="0" w:date="2024-01-11T07:41:04Z"/>
              <w:color w:val="1d2125"/>
            </w:rPr>
          </w:pPr>
          <w:sdt>
            <w:sdtPr>
              <w:tag w:val="goog_rdk_136"/>
            </w:sdtPr>
            <w:sdtContent>
              <w:ins w:author="Nguyen Gia Truc (K18 HL)" w:id="0" w:date="2024-01-11T07:41:04Z">
                <w:r w:rsidDel="00000000" w:rsidR="00000000" w:rsidRPr="00000000">
                  <w:rPr>
                    <w:color w:val="1d2125"/>
                    <w:rtl w:val="0"/>
                  </w:rPr>
                  <w:t xml:space="preserve">B07  |  Biology      |  11  |  12.2</w:t>
                </w:r>
              </w:ins>
            </w:sdtContent>
          </w:sdt>
        </w:p>
      </w:sdtContent>
    </w:sdt>
    <w:sdt>
      <w:sdtPr>
        <w:tag w:val="goog_rdk_139"/>
      </w:sdtPr>
      <w:sdtContent>
        <w:p w:rsidR="00000000" w:rsidDel="00000000" w:rsidP="00000000" w:rsidRDefault="00000000" w:rsidRPr="00000000" w14:paraId="00000067">
          <w:pPr>
            <w:rPr>
              <w:ins w:author="Nguyen Gia Truc (K18 HL)" w:id="0" w:date="2024-01-11T07:41:04Z"/>
              <w:color w:val="1d2125"/>
            </w:rPr>
          </w:pPr>
          <w:sdt>
            <w:sdtPr>
              <w:tag w:val="goog_rdk_138"/>
            </w:sdtPr>
            <w:sdtContent>
              <w:ins w:author="Nguyen Gia Truc (K18 HL)" w:id="0" w:date="2024-01-11T07:41:04Z">
                <w:r w:rsidDel="00000000" w:rsidR="00000000" w:rsidRPr="00000000">
                  <w:rPr>
                    <w:color w:val="1d2125"/>
                    <w:rtl w:val="0"/>
                  </w:rPr>
                  <w:t xml:space="preserve">B04  |  Southern   |    9  |    5.2</w:t>
                </w:r>
              </w:ins>
            </w:sdtContent>
          </w:sdt>
        </w:p>
      </w:sdtContent>
    </w:sdt>
    <w:sdt>
      <w:sdtPr>
        <w:tag w:val="goog_rdk_141"/>
      </w:sdtPr>
      <w:sdtContent>
        <w:p w:rsidR="00000000" w:rsidDel="00000000" w:rsidP="00000000" w:rsidRDefault="00000000" w:rsidRPr="00000000" w14:paraId="00000068">
          <w:pPr>
            <w:spacing w:line="236.25" w:lineRule="auto"/>
            <w:rPr>
              <w:ins w:author="Nguyen Gia Truc (K18 HL)" w:id="0" w:date="2024-01-11T07:41:04Z"/>
              <w:color w:val="1d2125"/>
            </w:rPr>
          </w:pPr>
          <w:sdt>
            <w:sdtPr>
              <w:tag w:val="goog_rdk_140"/>
            </w:sdtPr>
            <w:sdtContent>
              <w:ins w:author="Nguyen Gia Truc (K18 HL)" w:id="0" w:date="2024-01-11T07:41:04Z">
                <w:r w:rsidDel="00000000" w:rsidR="00000000" w:rsidRPr="00000000">
                  <w:rPr>
                    <w:rtl w:val="0"/>
                  </w:rPr>
                </w:r>
              </w:ins>
            </w:sdtContent>
          </w:sdt>
        </w:p>
      </w:sdtContent>
    </w:sdt>
    <w:sdt>
      <w:sdtPr>
        <w:tag w:val="goog_rdk_143"/>
      </w:sdtPr>
      <w:sdtContent>
        <w:p w:rsidR="00000000" w:rsidDel="00000000" w:rsidP="00000000" w:rsidRDefault="00000000" w:rsidRPr="00000000" w14:paraId="00000069">
          <w:pPr>
            <w:rPr>
              <w:ins w:author="Nguyen Gia Truc (K18 HL)" w:id="0" w:date="2024-01-11T07:41:04Z"/>
              <w:color w:val="1d2125"/>
            </w:rPr>
          </w:pPr>
          <w:sdt>
            <w:sdtPr>
              <w:tag w:val="goog_rdk_142"/>
            </w:sdtPr>
            <w:sdtContent>
              <w:ins w:author="Nguyen Gia Truc (K18 HL)" w:id="0" w:date="2024-01-11T07:41:04Z">
                <w:r w:rsidDel="00000000" w:rsidR="00000000" w:rsidRPr="00000000">
                  <w:rPr>
                    <w:rtl w:val="0"/>
                  </w:rPr>
                </w:r>
              </w:ins>
            </w:sdtContent>
          </w:sdt>
        </w:p>
      </w:sdtContent>
    </w:sdt>
    <w:sdt>
      <w:sdtPr>
        <w:tag w:val="goog_rdk_145"/>
      </w:sdtPr>
      <w:sdtContent>
        <w:p w:rsidR="00000000" w:rsidDel="00000000" w:rsidP="00000000" w:rsidRDefault="00000000" w:rsidRPr="00000000" w14:paraId="0000006A">
          <w:pPr>
            <w:spacing w:line="236.25" w:lineRule="auto"/>
            <w:rPr>
              <w:ins w:author="Nguyen Gia Truc (K18 HL)" w:id="0" w:date="2024-01-11T07:41:04Z"/>
              <w:color w:val="1d2125"/>
            </w:rPr>
          </w:pPr>
          <w:sdt>
            <w:sdtPr>
              <w:tag w:val="goog_rdk_144"/>
            </w:sdtPr>
            <w:sdtContent>
              <w:ins w:author="Nguyen Gia Truc (K18 HL)" w:id="0" w:date="2024-01-11T07:41:04Z">
                <w:r w:rsidDel="00000000" w:rsidR="00000000" w:rsidRPr="00000000">
                  <w:rPr>
                    <w:rtl w:val="0"/>
                  </w:rPr>
                </w:r>
              </w:ins>
            </w:sdtContent>
          </w:sdt>
        </w:p>
      </w:sdtContent>
    </w:sdt>
    <w:sdt>
      <w:sdtPr>
        <w:tag w:val="goog_rdk_147"/>
      </w:sdtPr>
      <w:sdtContent>
        <w:p w:rsidR="00000000" w:rsidDel="00000000" w:rsidP="00000000" w:rsidRDefault="00000000" w:rsidRPr="00000000" w14:paraId="0000006B">
          <w:pPr>
            <w:rPr>
              <w:ins w:author="Nguyen Gia Truc (K18 HL)" w:id="0" w:date="2024-01-11T07:41:04Z"/>
              <w:color w:val="1d2125"/>
            </w:rPr>
          </w:pPr>
          <w:sdt>
            <w:sdtPr>
              <w:tag w:val="goog_rdk_146"/>
            </w:sdtPr>
            <w:sdtContent>
              <w:ins w:author="Nguyen Gia Truc (K18 HL)" w:id="0" w:date="2024-01-11T07:41:04Z">
                <w:r w:rsidDel="00000000" w:rsidR="00000000" w:rsidRPr="00000000">
                  <w:rPr>
                    <w:rtl w:val="0"/>
                  </w:rPr>
                </w:r>
              </w:ins>
            </w:sdtContent>
          </w:sdt>
        </w:p>
      </w:sdtContent>
    </w:sdt>
    <w:sdt>
      <w:sdtPr>
        <w:tag w:val="goog_rdk_149"/>
      </w:sdtPr>
      <w:sdtContent>
        <w:p w:rsidR="00000000" w:rsidDel="00000000" w:rsidP="00000000" w:rsidRDefault="00000000" w:rsidRPr="00000000" w14:paraId="0000006C">
          <w:pPr>
            <w:rPr>
              <w:ins w:author="Nguyen Gia Truc (K18 HL)" w:id="0" w:date="2024-01-11T07:41:04Z"/>
              <w:color w:val="1d2125"/>
            </w:rPr>
          </w:pPr>
          <w:sdt>
            <w:sdtPr>
              <w:tag w:val="goog_rdk_148"/>
            </w:sdtPr>
            <w:sdtContent>
              <w:ins w:author="Nguyen Gia Truc (K18 HL)" w:id="0" w:date="2024-01-11T07:41:04Z">
                <w:r w:rsidDel="00000000" w:rsidR="00000000" w:rsidRPr="00000000">
                  <w:rPr>
                    <w:color w:val="1d2125"/>
                    <w:rtl w:val="0"/>
                  </w:rPr>
                  <w:t xml:space="preserve">--- Expected output (text)---</w:t>
                </w:r>
              </w:ins>
            </w:sdtContent>
          </w:sdt>
        </w:p>
      </w:sdtContent>
    </w:sdt>
    <w:sdt>
      <w:sdtPr>
        <w:tag w:val="goog_rdk_151"/>
      </w:sdtPr>
      <w:sdtContent>
        <w:p w:rsidR="00000000" w:rsidDel="00000000" w:rsidP="00000000" w:rsidRDefault="00000000" w:rsidRPr="00000000" w14:paraId="0000006D">
          <w:pPr>
            <w:rPr>
              <w:ins w:author="Nguyen Gia Truc (K18 HL)" w:id="0" w:date="2024-01-11T07:41:04Z"/>
              <w:color w:val="1d2125"/>
            </w:rPr>
          </w:pPr>
          <w:sdt>
            <w:sdtPr>
              <w:tag w:val="goog_rdk_150"/>
            </w:sdtPr>
            <w:sdtContent>
              <w:ins w:author="Nguyen Gia Truc (K18 HL)" w:id="0" w:date="2024-01-11T07:41:04Z">
                <w:r w:rsidDel="00000000" w:rsidR="00000000" w:rsidRPr="00000000">
                  <w:rPr>
                    <w:rtl w:val="0"/>
                  </w:rPr>
                </w:r>
              </w:ins>
            </w:sdtContent>
          </w:sdt>
        </w:p>
      </w:sdtContent>
    </w:sdt>
    <w:sdt>
      <w:sdtPr>
        <w:tag w:val="goog_rdk_153"/>
      </w:sdtPr>
      <w:sdtContent>
        <w:p w:rsidR="00000000" w:rsidDel="00000000" w:rsidP="00000000" w:rsidRDefault="00000000" w:rsidRPr="00000000" w14:paraId="0000006E">
          <w:pPr>
            <w:rPr>
              <w:ins w:author="Nguyen Gia Truc (K18 HL)" w:id="0" w:date="2024-01-11T07:41:04Z"/>
              <w:color w:val="1d2125"/>
            </w:rPr>
          </w:pPr>
          <w:sdt>
            <w:sdtPr>
              <w:tag w:val="goog_rdk_152"/>
            </w:sdtPr>
            <w:sdtContent>
              <w:ins w:author="Nguyen Gia Truc (K18 HL)" w:id="0" w:date="2024-01-11T07:41:04Z">
                <w:r w:rsidDel="00000000" w:rsidR="00000000" w:rsidRPr="00000000">
                  <w:rPr>
                    <w:color w:val="1d2125"/>
                    <w:rtl w:val="0"/>
                  </w:rPr>
                  <w:t xml:space="preserve">3. Book list with added information</w:t>
                </w:r>
              </w:ins>
            </w:sdtContent>
          </w:sdt>
        </w:p>
      </w:sdtContent>
    </w:sdt>
    <w:sdt>
      <w:sdtPr>
        <w:tag w:val="goog_rdk_155"/>
      </w:sdtPr>
      <w:sdtContent>
        <w:p w:rsidR="00000000" w:rsidDel="00000000" w:rsidP="00000000" w:rsidRDefault="00000000" w:rsidRPr="00000000" w14:paraId="0000006F">
          <w:pPr>
            <w:rPr>
              <w:ins w:author="Nguyen Gia Truc (K18 HL)" w:id="0" w:date="2024-01-11T07:41:04Z"/>
              <w:color w:val="1d2125"/>
            </w:rPr>
          </w:pPr>
          <w:sdt>
            <w:sdtPr>
              <w:tag w:val="goog_rdk_154"/>
            </w:sdtPr>
            <w:sdtContent>
              <w:ins w:author="Nguyen Gia Truc (K18 HL)" w:id="0" w:date="2024-01-11T07:41:04Z">
                <w:r w:rsidDel="00000000" w:rsidR="00000000" w:rsidRPr="00000000">
                  <w:rPr>
                    <w:color w:val="1d2125"/>
                    <w:rtl w:val="0"/>
                  </w:rPr>
                  <w:t xml:space="preserve">code |   Title        |  Quantity  |  Lended |  Price   |   Value</w:t>
                </w:r>
              </w:ins>
            </w:sdtContent>
          </w:sdt>
        </w:p>
      </w:sdtContent>
    </w:sdt>
    <w:sdt>
      <w:sdtPr>
        <w:tag w:val="goog_rdk_157"/>
      </w:sdtPr>
      <w:sdtContent>
        <w:p w:rsidR="00000000" w:rsidDel="00000000" w:rsidP="00000000" w:rsidRDefault="00000000" w:rsidRPr="00000000" w14:paraId="00000070">
          <w:pPr>
            <w:rPr>
              <w:ins w:author="Nguyen Gia Truc (K18 HL)" w:id="0" w:date="2024-01-11T07:41:04Z"/>
              <w:color w:val="1d2125"/>
            </w:rPr>
          </w:pPr>
          <w:sdt>
            <w:sdtPr>
              <w:tag w:val="goog_rdk_156"/>
            </w:sdtPr>
            <w:sdtContent>
              <w:ins w:author="Nguyen Gia Truc (K18 HL)" w:id="0" w:date="2024-01-11T07:41:04Z">
                <w:r w:rsidDel="00000000" w:rsidR="00000000" w:rsidRPr="00000000">
                  <w:rPr>
                    <w:color w:val="1d2125"/>
                    <w:rtl w:val="0"/>
                  </w:rPr>
                  <w:t xml:space="preserve">-------------------------------------------------------------------</w:t>
                </w:r>
              </w:ins>
            </w:sdtContent>
          </w:sdt>
        </w:p>
      </w:sdtContent>
    </w:sdt>
    <w:sdt>
      <w:sdtPr>
        <w:tag w:val="goog_rdk_159"/>
      </w:sdtPr>
      <w:sdtContent>
        <w:p w:rsidR="00000000" w:rsidDel="00000000" w:rsidP="00000000" w:rsidRDefault="00000000" w:rsidRPr="00000000" w14:paraId="00000071">
          <w:pPr>
            <w:rPr>
              <w:ins w:author="Nguyen Gia Truc (K18 HL)" w:id="0" w:date="2024-01-11T07:41:04Z"/>
              <w:color w:val="1d2125"/>
            </w:rPr>
          </w:pPr>
          <w:sdt>
            <w:sdtPr>
              <w:tag w:val="goog_rdk_158"/>
            </w:sdtPr>
            <w:sdtContent>
              <w:ins w:author="Nguyen Gia Truc (K18 HL)" w:id="0" w:date="2024-01-11T07:41:04Z">
                <w:r w:rsidDel="00000000" w:rsidR="00000000" w:rsidRPr="00000000">
                  <w:rPr>
                    <w:color w:val="1d2125"/>
                    <w:rtl w:val="0"/>
                  </w:rPr>
                  <w:t xml:space="preserve">B03  |  Morning   |      12        |      0       |  25.1    |   301.2</w:t>
                </w:r>
              </w:ins>
            </w:sdtContent>
          </w:sdt>
        </w:p>
      </w:sdtContent>
    </w:sdt>
    <w:sdt>
      <w:sdtPr>
        <w:tag w:val="goog_rdk_161"/>
      </w:sdtPr>
      <w:sdtContent>
        <w:p w:rsidR="00000000" w:rsidDel="00000000" w:rsidP="00000000" w:rsidRDefault="00000000" w:rsidRPr="00000000" w14:paraId="00000072">
          <w:pPr>
            <w:rPr>
              <w:ins w:author="Nguyen Gia Truc (K18 HL)" w:id="0" w:date="2024-01-11T07:41:04Z"/>
              <w:color w:val="1d2125"/>
            </w:rPr>
          </w:pPr>
          <w:sdt>
            <w:sdtPr>
              <w:tag w:val="goog_rdk_160"/>
            </w:sdtPr>
            <w:sdtContent>
              <w:ins w:author="Nguyen Gia Truc (K18 HL)" w:id="0" w:date="2024-01-11T07:41:04Z">
                <w:r w:rsidDel="00000000" w:rsidR="00000000" w:rsidRPr="00000000">
                  <w:rPr>
                    <w:color w:val="1d2125"/>
                    <w:rtl w:val="0"/>
                  </w:rPr>
                  <w:t xml:space="preserve">B01  |  The noon  |      10        |      0       |    5.2    |     52</w:t>
                </w:r>
              </w:ins>
            </w:sdtContent>
          </w:sdt>
        </w:p>
      </w:sdtContent>
    </w:sdt>
    <w:sdt>
      <w:sdtPr>
        <w:tag w:val="goog_rdk_163"/>
      </w:sdtPr>
      <w:sdtContent>
        <w:p w:rsidR="00000000" w:rsidDel="00000000" w:rsidP="00000000" w:rsidRDefault="00000000" w:rsidRPr="00000000" w14:paraId="00000073">
          <w:pPr>
            <w:rPr>
              <w:ins w:author="Nguyen Gia Truc (K18 HL)" w:id="0" w:date="2024-01-11T07:41:04Z"/>
              <w:color w:val="1d2125"/>
            </w:rPr>
          </w:pPr>
          <w:sdt>
            <w:sdtPr>
              <w:tag w:val="goog_rdk_162"/>
            </w:sdtPr>
            <w:sdtContent>
              <w:ins w:author="Nguyen Gia Truc (K18 HL)" w:id="0" w:date="2024-01-11T07:41:04Z">
                <w:r w:rsidDel="00000000" w:rsidR="00000000" w:rsidRPr="00000000">
                  <w:rPr>
                    <w:color w:val="1d2125"/>
                    <w:rtl w:val="0"/>
                  </w:rPr>
                  <w:t xml:space="preserve">B02  |  River        |        5        |      0       |    4.3     |    21.5</w:t>
                </w:r>
              </w:ins>
            </w:sdtContent>
          </w:sdt>
        </w:p>
      </w:sdtContent>
    </w:sdt>
    <w:sdt>
      <w:sdtPr>
        <w:tag w:val="goog_rdk_165"/>
      </w:sdtPr>
      <w:sdtContent>
        <w:p w:rsidR="00000000" w:rsidDel="00000000" w:rsidP="00000000" w:rsidRDefault="00000000" w:rsidRPr="00000000" w14:paraId="00000074">
          <w:pPr>
            <w:rPr>
              <w:ins w:author="Nguyen Gia Truc (K18 HL)" w:id="0" w:date="2024-01-11T07:41:04Z"/>
              <w:color w:val="1d2125"/>
            </w:rPr>
          </w:pPr>
          <w:sdt>
            <w:sdtPr>
              <w:tag w:val="goog_rdk_164"/>
            </w:sdtPr>
            <w:sdtContent>
              <w:ins w:author="Nguyen Gia Truc (K18 HL)" w:id="0" w:date="2024-01-11T07:41:04Z">
                <w:r w:rsidDel="00000000" w:rsidR="00000000" w:rsidRPr="00000000">
                  <w:rPr>
                    <w:color w:val="1d2125"/>
                    <w:rtl w:val="0"/>
                  </w:rPr>
                  <w:t xml:space="preserve">B05  |  Physics     |        7        |      0       |   15.4   |   107.8</w:t>
                </w:r>
              </w:ins>
            </w:sdtContent>
          </w:sdt>
        </w:p>
      </w:sdtContent>
    </w:sdt>
    <w:sdt>
      <w:sdtPr>
        <w:tag w:val="goog_rdk_167"/>
      </w:sdtPr>
      <w:sdtContent>
        <w:p w:rsidR="00000000" w:rsidDel="00000000" w:rsidP="00000000" w:rsidRDefault="00000000" w:rsidRPr="00000000" w14:paraId="00000075">
          <w:pPr>
            <w:rPr>
              <w:ins w:author="Nguyen Gia Truc (K18 HL)" w:id="0" w:date="2024-01-11T07:41:04Z"/>
              <w:color w:val="1d2125"/>
            </w:rPr>
          </w:pPr>
          <w:sdt>
            <w:sdtPr>
              <w:tag w:val="goog_rdk_166"/>
            </w:sdtPr>
            <w:sdtContent>
              <w:ins w:author="Nguyen Gia Truc (K18 HL)" w:id="0" w:date="2024-01-11T07:41:04Z">
                <w:r w:rsidDel="00000000" w:rsidR="00000000" w:rsidRPr="00000000">
                  <w:rPr>
                    <w:color w:val="1d2125"/>
                    <w:rtl w:val="0"/>
                  </w:rPr>
                  <w:t xml:space="preserve">B07  |  Biology      |      11        |      0       |   12.2   |   134.2</w:t>
                </w:r>
              </w:ins>
            </w:sdtContent>
          </w:sdt>
        </w:p>
      </w:sdtContent>
    </w:sdt>
    <w:sdt>
      <w:sdtPr>
        <w:tag w:val="goog_rdk_169"/>
      </w:sdtPr>
      <w:sdtContent>
        <w:p w:rsidR="00000000" w:rsidDel="00000000" w:rsidP="00000000" w:rsidRDefault="00000000" w:rsidRPr="00000000" w14:paraId="00000076">
          <w:pPr>
            <w:rPr>
              <w:ins w:author="Nguyen Gia Truc (K18 HL)" w:id="0" w:date="2024-01-11T07:41:04Z"/>
              <w:color w:val="1d2125"/>
            </w:rPr>
          </w:pPr>
          <w:sdt>
            <w:sdtPr>
              <w:tag w:val="goog_rdk_168"/>
            </w:sdtPr>
            <w:sdtContent>
              <w:ins w:author="Nguyen Gia Truc (K18 HL)" w:id="0" w:date="2024-01-11T07:41:04Z">
                <w:r w:rsidDel="00000000" w:rsidR="00000000" w:rsidRPr="00000000">
                  <w:rPr>
                    <w:color w:val="1d2125"/>
                    <w:rtl w:val="0"/>
                  </w:rPr>
                  <w:t xml:space="preserve">B04  |  Southern   |       9         |     0       |   5.2      |     46.8</w:t>
                </w:r>
              </w:ins>
            </w:sdtContent>
          </w:sdt>
        </w:p>
      </w:sdtContent>
    </w:sdt>
    <w:sdt>
      <w:sdtPr>
        <w:tag w:val="goog_rdk_171"/>
      </w:sdtPr>
      <w:sdtContent>
        <w:p w:rsidR="00000000" w:rsidDel="00000000" w:rsidP="00000000" w:rsidRDefault="00000000" w:rsidRPr="00000000" w14:paraId="00000077">
          <w:pPr>
            <w:spacing w:line="236.25" w:lineRule="auto"/>
            <w:rPr>
              <w:ins w:author="Nguyen Gia Truc (K18 HL)" w:id="0" w:date="2024-01-11T07:41:04Z"/>
              <w:color w:val="1d2125"/>
            </w:rPr>
          </w:pPr>
          <w:sdt>
            <w:sdtPr>
              <w:tag w:val="goog_rdk_170"/>
            </w:sdtPr>
            <w:sdtContent>
              <w:ins w:author="Nguyen Gia Truc (K18 HL)" w:id="0" w:date="2024-01-11T07:41:04Z">
                <w:r w:rsidDel="00000000" w:rsidR="00000000" w:rsidRPr="00000000">
                  <w:rPr>
                    <w:rtl w:val="0"/>
                  </w:rPr>
                </w:r>
              </w:ins>
            </w:sdtContent>
          </w:sdt>
        </w:p>
      </w:sdtContent>
    </w:sdt>
    <w:sdt>
      <w:sdtPr>
        <w:tag w:val="goog_rdk_173"/>
      </w:sdtPr>
      <w:sdtContent>
        <w:p w:rsidR="00000000" w:rsidDel="00000000" w:rsidP="00000000" w:rsidRDefault="00000000" w:rsidRPr="00000000" w14:paraId="00000078">
          <w:pPr>
            <w:rPr>
              <w:ins w:author="Nguyen Gia Truc (K18 HL)" w:id="0" w:date="2024-01-11T07:41:04Z"/>
              <w:color w:val="1d2125"/>
            </w:rPr>
          </w:pPr>
          <w:sdt>
            <w:sdtPr>
              <w:tag w:val="goog_rdk_172"/>
            </w:sdtPr>
            <w:sdtContent>
              <w:ins w:author="Nguyen Gia Truc (K18 HL)" w:id="0" w:date="2024-01-11T07:41:04Z">
                <w:r w:rsidDel="00000000" w:rsidR="00000000" w:rsidRPr="00000000">
                  <w:rPr>
                    <w:rtl w:val="0"/>
                  </w:rPr>
                </w:r>
              </w:ins>
            </w:sdtContent>
          </w:sdt>
        </w:p>
      </w:sdtContent>
    </w:sdt>
    <w:sdt>
      <w:sdtPr>
        <w:tag w:val="goog_rdk_175"/>
      </w:sdtPr>
      <w:sdtContent>
        <w:p w:rsidR="00000000" w:rsidDel="00000000" w:rsidP="00000000" w:rsidRDefault="00000000" w:rsidRPr="00000000" w14:paraId="00000079">
          <w:pPr>
            <w:rPr>
              <w:ins w:author="Nguyen Gia Truc (K18 HL)" w:id="0" w:date="2024-01-11T07:41:04Z"/>
              <w:color w:val="1d2125"/>
            </w:rPr>
          </w:pPr>
          <w:sdt>
            <w:sdtPr>
              <w:tag w:val="goog_rdk_174"/>
            </w:sdtPr>
            <w:sdtContent>
              <w:ins w:author="Nguyen Gia Truc (K18 HL)" w:id="0" w:date="2024-01-11T07:41:04Z">
                <w:r w:rsidDel="00000000" w:rsidR="00000000" w:rsidRPr="00000000">
                  <w:rPr>
                    <w:color w:val="1d2125"/>
                    <w:rtl w:val="0"/>
                  </w:rPr>
                  <w:t xml:space="preserve">Test 4: 4</w:t>
                </w:r>
              </w:ins>
            </w:sdtContent>
          </w:sdt>
        </w:p>
      </w:sdtContent>
    </w:sdt>
    <w:sdt>
      <w:sdtPr>
        <w:tag w:val="goog_rdk_177"/>
      </w:sdtPr>
      <w:sdtContent>
        <w:p w:rsidR="00000000" w:rsidDel="00000000" w:rsidP="00000000" w:rsidRDefault="00000000" w:rsidRPr="00000000" w14:paraId="0000007A">
          <w:pPr>
            <w:rPr>
              <w:ins w:author="Nguyen Gia Truc (K18 HL)" w:id="0" w:date="2024-01-11T07:41:04Z"/>
              <w:color w:val="1d2125"/>
            </w:rPr>
          </w:pPr>
          <w:sdt>
            <w:sdtPr>
              <w:tag w:val="goog_rdk_176"/>
            </w:sdtPr>
            <w:sdtContent>
              <w:ins w:author="Nguyen Gia Truc (K18 HL)" w:id="0" w:date="2024-01-11T07:41:04Z">
                <w:r w:rsidDel="00000000" w:rsidR="00000000" w:rsidRPr="00000000">
                  <w:rPr>
                    <w:color w:val="1d2125"/>
                    <w:rtl w:val="0"/>
                  </w:rPr>
                  <w:t xml:space="preserve">Incorrect program output</w:t>
                </w:r>
              </w:ins>
            </w:sdtContent>
          </w:sdt>
        </w:p>
      </w:sdtContent>
    </w:sdt>
    <w:sdt>
      <w:sdtPr>
        <w:tag w:val="goog_rdk_179"/>
      </w:sdtPr>
      <w:sdtContent>
        <w:p w:rsidR="00000000" w:rsidDel="00000000" w:rsidP="00000000" w:rsidRDefault="00000000" w:rsidRPr="00000000" w14:paraId="0000007B">
          <w:pPr>
            <w:rPr>
              <w:ins w:author="Nguyen Gia Truc (K18 HL)" w:id="0" w:date="2024-01-11T07:41:04Z"/>
              <w:color w:val="1d2125"/>
            </w:rPr>
          </w:pPr>
          <w:sdt>
            <w:sdtPr>
              <w:tag w:val="goog_rdk_178"/>
            </w:sdtPr>
            <w:sdtContent>
              <w:ins w:author="Nguyen Gia Truc (K18 HL)" w:id="0" w:date="2024-01-11T07:41:04Z">
                <w:r w:rsidDel="00000000" w:rsidR="00000000" w:rsidRPr="00000000">
                  <w:rPr>
                    <w:color w:val="1d2125"/>
                    <w:rtl w:val="0"/>
                  </w:rPr>
                  <w:t xml:space="preserve">--- Input ---</w:t>
                </w:r>
              </w:ins>
            </w:sdtContent>
          </w:sdt>
        </w:p>
      </w:sdtContent>
    </w:sdt>
    <w:sdt>
      <w:sdtPr>
        <w:tag w:val="goog_rdk_181"/>
      </w:sdtPr>
      <w:sdtContent>
        <w:p w:rsidR="00000000" w:rsidDel="00000000" w:rsidP="00000000" w:rsidRDefault="00000000" w:rsidRPr="00000000" w14:paraId="0000007C">
          <w:pPr>
            <w:rPr>
              <w:ins w:author="Nguyen Gia Truc (K18 HL)" w:id="0" w:date="2024-01-11T07:41:04Z"/>
              <w:color w:val="1d2125"/>
            </w:rPr>
          </w:pPr>
          <w:sdt>
            <w:sdtPr>
              <w:tag w:val="goog_rdk_180"/>
            </w:sdtPr>
            <w:sdtContent>
              <w:ins w:author="Nguyen Gia Truc (K18 HL)" w:id="0" w:date="2024-01-11T07:41:04Z">
                <w:r w:rsidDel="00000000" w:rsidR="00000000" w:rsidRPr="00000000">
                  <w:rPr>
                    <w:rtl w:val="0"/>
                  </w:rPr>
                </w:r>
              </w:ins>
            </w:sdtContent>
          </w:sdt>
        </w:p>
      </w:sdtContent>
    </w:sdt>
    <w:sdt>
      <w:sdtPr>
        <w:tag w:val="goog_rdk_183"/>
      </w:sdtPr>
      <w:sdtContent>
        <w:p w:rsidR="00000000" w:rsidDel="00000000" w:rsidP="00000000" w:rsidRDefault="00000000" w:rsidRPr="00000000" w14:paraId="0000007D">
          <w:pPr>
            <w:rPr>
              <w:ins w:author="Nguyen Gia Truc (K18 HL)" w:id="0" w:date="2024-01-11T07:41:04Z"/>
              <w:color w:val="1d2125"/>
            </w:rPr>
          </w:pPr>
          <w:sdt>
            <w:sdtPr>
              <w:tag w:val="goog_rdk_182"/>
            </w:sdtPr>
            <w:sdtContent>
              <w:ins w:author="Nguyen Gia Truc (K18 HL)" w:id="0" w:date="2024-01-11T07:41:04Z">
                <w:r w:rsidDel="00000000" w:rsidR="00000000" w:rsidRPr="00000000">
                  <w:rPr>
                    <w:color w:val="1d2125"/>
                    <w:rtl w:val="0"/>
                  </w:rPr>
                  <w:t xml:space="preserve">4</w:t>
                </w:r>
              </w:ins>
            </w:sdtContent>
          </w:sdt>
        </w:p>
      </w:sdtContent>
    </w:sdt>
    <w:sdt>
      <w:sdtPr>
        <w:tag w:val="goog_rdk_185"/>
      </w:sdtPr>
      <w:sdtContent>
        <w:p w:rsidR="00000000" w:rsidDel="00000000" w:rsidP="00000000" w:rsidRDefault="00000000" w:rsidRPr="00000000" w14:paraId="0000007E">
          <w:pPr>
            <w:rPr>
              <w:ins w:author="Nguyen Gia Truc (K18 HL)" w:id="0" w:date="2024-01-11T07:41:04Z"/>
              <w:color w:val="1d2125"/>
            </w:rPr>
          </w:pPr>
          <w:sdt>
            <w:sdtPr>
              <w:tag w:val="goog_rdk_184"/>
            </w:sdtPr>
            <w:sdtContent>
              <w:ins w:author="Nguyen Gia Truc (K18 HL)" w:id="0" w:date="2024-01-11T07:41:04Z">
                <w:r w:rsidDel="00000000" w:rsidR="00000000" w:rsidRPr="00000000">
                  <w:rPr>
                    <w:color w:val="1d2125"/>
                    <w:rtl w:val="0"/>
                  </w:rPr>
                  <w:t xml:space="preserve">6</w:t>
                </w:r>
              </w:ins>
            </w:sdtContent>
          </w:sdt>
        </w:p>
      </w:sdtContent>
    </w:sdt>
    <w:sdt>
      <w:sdtPr>
        <w:tag w:val="goog_rdk_187"/>
      </w:sdtPr>
      <w:sdtContent>
        <w:p w:rsidR="00000000" w:rsidDel="00000000" w:rsidP="00000000" w:rsidRDefault="00000000" w:rsidRPr="00000000" w14:paraId="0000007F">
          <w:pPr>
            <w:rPr>
              <w:ins w:author="Nguyen Gia Truc (K18 HL)" w:id="0" w:date="2024-01-11T07:41:04Z"/>
              <w:color w:val="1d2125"/>
            </w:rPr>
          </w:pPr>
          <w:sdt>
            <w:sdtPr>
              <w:tag w:val="goog_rdk_186"/>
            </w:sdtPr>
            <w:sdtContent>
              <w:ins w:author="Nguyen Gia Truc (K18 HL)" w:id="0" w:date="2024-01-11T07:41:04Z">
                <w:r w:rsidDel="00000000" w:rsidR="00000000" w:rsidRPr="00000000">
                  <w:rPr>
                    <w:color w:val="1d2125"/>
                    <w:rtl w:val="0"/>
                  </w:rPr>
                  <w:t xml:space="preserve">B03  |  Morning   |  12  |  25.1</w:t>
                </w:r>
              </w:ins>
            </w:sdtContent>
          </w:sdt>
        </w:p>
      </w:sdtContent>
    </w:sdt>
    <w:sdt>
      <w:sdtPr>
        <w:tag w:val="goog_rdk_189"/>
      </w:sdtPr>
      <w:sdtContent>
        <w:p w:rsidR="00000000" w:rsidDel="00000000" w:rsidP="00000000" w:rsidRDefault="00000000" w:rsidRPr="00000000" w14:paraId="00000080">
          <w:pPr>
            <w:rPr>
              <w:ins w:author="Nguyen Gia Truc (K18 HL)" w:id="0" w:date="2024-01-11T07:41:04Z"/>
              <w:color w:val="1d2125"/>
            </w:rPr>
          </w:pPr>
          <w:sdt>
            <w:sdtPr>
              <w:tag w:val="goog_rdk_188"/>
            </w:sdtPr>
            <w:sdtContent>
              <w:ins w:author="Nguyen Gia Truc (K18 HL)" w:id="0" w:date="2024-01-11T07:41:04Z">
                <w:r w:rsidDel="00000000" w:rsidR="00000000" w:rsidRPr="00000000">
                  <w:rPr>
                    <w:color w:val="1d2125"/>
                    <w:rtl w:val="0"/>
                  </w:rPr>
                  <w:t xml:space="preserve">B01  |  The noon  |  10  |    5.2</w:t>
                </w:r>
              </w:ins>
            </w:sdtContent>
          </w:sdt>
        </w:p>
      </w:sdtContent>
    </w:sdt>
    <w:sdt>
      <w:sdtPr>
        <w:tag w:val="goog_rdk_191"/>
      </w:sdtPr>
      <w:sdtContent>
        <w:p w:rsidR="00000000" w:rsidDel="00000000" w:rsidP="00000000" w:rsidRDefault="00000000" w:rsidRPr="00000000" w14:paraId="00000081">
          <w:pPr>
            <w:rPr>
              <w:ins w:author="Nguyen Gia Truc (K18 HL)" w:id="0" w:date="2024-01-11T07:41:04Z"/>
              <w:color w:val="1d2125"/>
            </w:rPr>
          </w:pPr>
          <w:sdt>
            <w:sdtPr>
              <w:tag w:val="goog_rdk_190"/>
            </w:sdtPr>
            <w:sdtContent>
              <w:ins w:author="Nguyen Gia Truc (K18 HL)" w:id="0" w:date="2024-01-11T07:41:04Z">
                <w:r w:rsidDel="00000000" w:rsidR="00000000" w:rsidRPr="00000000">
                  <w:rPr>
                    <w:color w:val="1d2125"/>
                    <w:rtl w:val="0"/>
                  </w:rPr>
                  <w:t xml:space="preserve">B02  |  River        |    5  |    4.3</w:t>
                </w:r>
              </w:ins>
            </w:sdtContent>
          </w:sdt>
        </w:p>
      </w:sdtContent>
    </w:sdt>
    <w:sdt>
      <w:sdtPr>
        <w:tag w:val="goog_rdk_193"/>
      </w:sdtPr>
      <w:sdtContent>
        <w:p w:rsidR="00000000" w:rsidDel="00000000" w:rsidP="00000000" w:rsidRDefault="00000000" w:rsidRPr="00000000" w14:paraId="00000082">
          <w:pPr>
            <w:rPr>
              <w:ins w:author="Nguyen Gia Truc (K18 HL)" w:id="0" w:date="2024-01-11T07:41:04Z"/>
              <w:color w:val="1d2125"/>
            </w:rPr>
          </w:pPr>
          <w:sdt>
            <w:sdtPr>
              <w:tag w:val="goog_rdk_192"/>
            </w:sdtPr>
            <w:sdtContent>
              <w:ins w:author="Nguyen Gia Truc (K18 HL)" w:id="0" w:date="2024-01-11T07:41:04Z">
                <w:r w:rsidDel="00000000" w:rsidR="00000000" w:rsidRPr="00000000">
                  <w:rPr>
                    <w:color w:val="1d2125"/>
                    <w:rtl w:val="0"/>
                  </w:rPr>
                  <w:t xml:space="preserve">B05  |  Physics     |    7  |  15.4</w:t>
                </w:r>
              </w:ins>
            </w:sdtContent>
          </w:sdt>
        </w:p>
      </w:sdtContent>
    </w:sdt>
    <w:sdt>
      <w:sdtPr>
        <w:tag w:val="goog_rdk_195"/>
      </w:sdtPr>
      <w:sdtContent>
        <w:p w:rsidR="00000000" w:rsidDel="00000000" w:rsidP="00000000" w:rsidRDefault="00000000" w:rsidRPr="00000000" w14:paraId="00000083">
          <w:pPr>
            <w:rPr>
              <w:ins w:author="Nguyen Gia Truc (K18 HL)" w:id="0" w:date="2024-01-11T07:41:04Z"/>
              <w:color w:val="1d2125"/>
            </w:rPr>
          </w:pPr>
          <w:sdt>
            <w:sdtPr>
              <w:tag w:val="goog_rdk_194"/>
            </w:sdtPr>
            <w:sdtContent>
              <w:ins w:author="Nguyen Gia Truc (K18 HL)" w:id="0" w:date="2024-01-11T07:41:04Z">
                <w:r w:rsidDel="00000000" w:rsidR="00000000" w:rsidRPr="00000000">
                  <w:rPr>
                    <w:color w:val="1d2125"/>
                    <w:rtl w:val="0"/>
                  </w:rPr>
                  <w:t xml:space="preserve">B07  |  Biology      |  11  |  12.2</w:t>
                </w:r>
              </w:ins>
            </w:sdtContent>
          </w:sdt>
        </w:p>
      </w:sdtContent>
    </w:sdt>
    <w:sdt>
      <w:sdtPr>
        <w:tag w:val="goog_rdk_197"/>
      </w:sdtPr>
      <w:sdtContent>
        <w:p w:rsidR="00000000" w:rsidDel="00000000" w:rsidP="00000000" w:rsidRDefault="00000000" w:rsidRPr="00000000" w14:paraId="00000084">
          <w:pPr>
            <w:rPr>
              <w:ins w:author="Nguyen Gia Truc (K18 HL)" w:id="0" w:date="2024-01-11T07:41:04Z"/>
              <w:color w:val="1d2125"/>
            </w:rPr>
          </w:pPr>
          <w:sdt>
            <w:sdtPr>
              <w:tag w:val="goog_rdk_196"/>
            </w:sdtPr>
            <w:sdtContent>
              <w:ins w:author="Nguyen Gia Truc (K18 HL)" w:id="0" w:date="2024-01-11T07:41:04Z">
                <w:r w:rsidDel="00000000" w:rsidR="00000000" w:rsidRPr="00000000">
                  <w:rPr>
                    <w:color w:val="1d2125"/>
                    <w:rtl w:val="0"/>
                  </w:rPr>
                  <w:t xml:space="preserve">B04  |  Southern   |    9  |    5.2</w:t>
                </w:r>
              </w:ins>
            </w:sdtContent>
          </w:sdt>
        </w:p>
      </w:sdtContent>
    </w:sdt>
    <w:sdt>
      <w:sdtPr>
        <w:tag w:val="goog_rdk_199"/>
      </w:sdtPr>
      <w:sdtContent>
        <w:p w:rsidR="00000000" w:rsidDel="00000000" w:rsidP="00000000" w:rsidRDefault="00000000" w:rsidRPr="00000000" w14:paraId="00000085">
          <w:pPr>
            <w:rPr>
              <w:ins w:author="Nguyen Gia Truc (K18 HL)" w:id="0" w:date="2024-01-11T07:41:04Z"/>
              <w:color w:val="1d2125"/>
            </w:rPr>
          </w:pPr>
          <w:sdt>
            <w:sdtPr>
              <w:tag w:val="goog_rdk_198"/>
            </w:sdtPr>
            <w:sdtContent>
              <w:ins w:author="Nguyen Gia Truc (K18 HL)" w:id="0" w:date="2024-01-11T07:41:04Z">
                <w:r w:rsidDel="00000000" w:rsidR="00000000" w:rsidRPr="00000000">
                  <w:rPr>
                    <w:color w:val="1d2125"/>
                    <w:rtl w:val="0"/>
                  </w:rPr>
                  <w:t xml:space="preserve">B02</w:t>
                </w:r>
              </w:ins>
            </w:sdtContent>
          </w:sdt>
        </w:p>
      </w:sdtContent>
    </w:sdt>
    <w:sdt>
      <w:sdtPr>
        <w:tag w:val="goog_rdk_201"/>
      </w:sdtPr>
      <w:sdtContent>
        <w:p w:rsidR="00000000" w:rsidDel="00000000" w:rsidP="00000000" w:rsidRDefault="00000000" w:rsidRPr="00000000" w14:paraId="00000086">
          <w:pPr>
            <w:spacing w:line="236.25" w:lineRule="auto"/>
            <w:rPr>
              <w:ins w:author="Nguyen Gia Truc (K18 HL)" w:id="0" w:date="2024-01-11T07:41:04Z"/>
              <w:color w:val="1d2125"/>
            </w:rPr>
          </w:pPr>
          <w:sdt>
            <w:sdtPr>
              <w:tag w:val="goog_rdk_200"/>
            </w:sdtPr>
            <w:sdtContent>
              <w:ins w:author="Nguyen Gia Truc (K18 HL)" w:id="0" w:date="2024-01-11T07:41:04Z">
                <w:r w:rsidDel="00000000" w:rsidR="00000000" w:rsidRPr="00000000">
                  <w:rPr>
                    <w:rtl w:val="0"/>
                  </w:rPr>
                </w:r>
              </w:ins>
            </w:sdtContent>
          </w:sdt>
        </w:p>
      </w:sdtContent>
    </w:sdt>
    <w:sdt>
      <w:sdtPr>
        <w:tag w:val="goog_rdk_203"/>
      </w:sdtPr>
      <w:sdtContent>
        <w:p w:rsidR="00000000" w:rsidDel="00000000" w:rsidP="00000000" w:rsidRDefault="00000000" w:rsidRPr="00000000" w14:paraId="00000087">
          <w:pPr>
            <w:rPr>
              <w:ins w:author="Nguyen Gia Truc (K18 HL)" w:id="0" w:date="2024-01-11T07:41:04Z"/>
              <w:color w:val="1d2125"/>
            </w:rPr>
          </w:pPr>
          <w:sdt>
            <w:sdtPr>
              <w:tag w:val="goog_rdk_202"/>
            </w:sdtPr>
            <w:sdtContent>
              <w:ins w:author="Nguyen Gia Truc (K18 HL)" w:id="0" w:date="2024-01-11T07:41:04Z">
                <w:r w:rsidDel="00000000" w:rsidR="00000000" w:rsidRPr="00000000">
                  <w:rPr>
                    <w:rtl w:val="0"/>
                  </w:rPr>
                </w:r>
              </w:ins>
            </w:sdtContent>
          </w:sdt>
        </w:p>
      </w:sdtContent>
    </w:sdt>
    <w:sdt>
      <w:sdtPr>
        <w:tag w:val="goog_rdk_205"/>
      </w:sdtPr>
      <w:sdtContent>
        <w:p w:rsidR="00000000" w:rsidDel="00000000" w:rsidP="00000000" w:rsidRDefault="00000000" w:rsidRPr="00000000" w14:paraId="00000088">
          <w:pPr>
            <w:rPr>
              <w:ins w:author="Nguyen Gia Truc (K18 HL)" w:id="0" w:date="2024-01-11T07:41:04Z"/>
              <w:color w:val="1d2125"/>
            </w:rPr>
          </w:pPr>
          <w:sdt>
            <w:sdtPr>
              <w:tag w:val="goog_rdk_204"/>
            </w:sdtPr>
            <w:sdtContent>
              <w:ins w:author="Nguyen Gia Truc (K18 HL)" w:id="0" w:date="2024-01-11T07:41:04Z">
                <w:r w:rsidDel="00000000" w:rsidR="00000000" w:rsidRPr="00000000">
                  <w:rPr>
                    <w:rtl w:val="0"/>
                  </w:rPr>
                </w:r>
              </w:ins>
            </w:sdtContent>
          </w:sdt>
        </w:p>
      </w:sdtContent>
    </w:sdt>
    <w:sdt>
      <w:sdtPr>
        <w:tag w:val="goog_rdk_207"/>
      </w:sdtPr>
      <w:sdtContent>
        <w:p w:rsidR="00000000" w:rsidDel="00000000" w:rsidP="00000000" w:rsidRDefault="00000000" w:rsidRPr="00000000" w14:paraId="00000089">
          <w:pPr>
            <w:rPr>
              <w:ins w:author="Nguyen Gia Truc (K18 HL)" w:id="0" w:date="2024-01-11T07:41:04Z"/>
              <w:color w:val="1d2125"/>
            </w:rPr>
          </w:pPr>
          <w:sdt>
            <w:sdtPr>
              <w:tag w:val="goog_rdk_206"/>
            </w:sdtPr>
            <w:sdtContent>
              <w:ins w:author="Nguyen Gia Truc (K18 HL)" w:id="0" w:date="2024-01-11T07:41:04Z">
                <w:r w:rsidDel="00000000" w:rsidR="00000000" w:rsidRPr="00000000">
                  <w:rPr>
                    <w:color w:val="1d2125"/>
                    <w:rtl w:val="0"/>
                  </w:rPr>
                  <w:t xml:space="preserve">--- Expected output (text)---</w:t>
                </w:r>
              </w:ins>
            </w:sdtContent>
          </w:sdt>
        </w:p>
      </w:sdtContent>
    </w:sdt>
    <w:sdt>
      <w:sdtPr>
        <w:tag w:val="goog_rdk_209"/>
      </w:sdtPr>
      <w:sdtContent>
        <w:p w:rsidR="00000000" w:rsidDel="00000000" w:rsidP="00000000" w:rsidRDefault="00000000" w:rsidRPr="00000000" w14:paraId="0000008A">
          <w:pPr>
            <w:rPr>
              <w:ins w:author="Nguyen Gia Truc (K18 HL)" w:id="0" w:date="2024-01-11T07:41:04Z"/>
              <w:color w:val="1d2125"/>
            </w:rPr>
          </w:pPr>
          <w:sdt>
            <w:sdtPr>
              <w:tag w:val="goog_rdk_208"/>
            </w:sdtPr>
            <w:sdtContent>
              <w:ins w:author="Nguyen Gia Truc (K18 HL)" w:id="0" w:date="2024-01-11T07:41:04Z">
                <w:r w:rsidDel="00000000" w:rsidR="00000000" w:rsidRPr="00000000">
                  <w:rPr>
                    <w:rtl w:val="0"/>
                  </w:rPr>
                </w:r>
              </w:ins>
            </w:sdtContent>
          </w:sdt>
        </w:p>
      </w:sdtContent>
    </w:sdt>
    <w:sdt>
      <w:sdtPr>
        <w:tag w:val="goog_rdk_211"/>
      </w:sdtPr>
      <w:sdtContent>
        <w:p w:rsidR="00000000" w:rsidDel="00000000" w:rsidP="00000000" w:rsidRDefault="00000000" w:rsidRPr="00000000" w14:paraId="0000008B">
          <w:pPr>
            <w:rPr>
              <w:ins w:author="Nguyen Gia Truc (K18 HL)" w:id="0" w:date="2024-01-11T07:41:04Z"/>
              <w:color w:val="1d2125"/>
            </w:rPr>
          </w:pPr>
          <w:sdt>
            <w:sdtPr>
              <w:tag w:val="goog_rdk_210"/>
            </w:sdtPr>
            <w:sdtContent>
              <w:ins w:author="Nguyen Gia Truc (K18 HL)" w:id="0" w:date="2024-01-11T07:41:04Z">
                <w:r w:rsidDel="00000000" w:rsidR="00000000" w:rsidRPr="00000000">
                  <w:rPr>
                    <w:color w:val="1d2125"/>
                    <w:rtl w:val="0"/>
                  </w:rPr>
                  <w:t xml:space="preserve">4. Search the book with ID B02 in the list of 6 books:</w:t>
                </w:r>
              </w:ins>
            </w:sdtContent>
          </w:sdt>
        </w:p>
      </w:sdtContent>
    </w:sdt>
    <w:sdt>
      <w:sdtPr>
        <w:tag w:val="goog_rdk_213"/>
      </w:sdtPr>
      <w:sdtContent>
        <w:p w:rsidR="00000000" w:rsidDel="00000000" w:rsidP="00000000" w:rsidRDefault="00000000" w:rsidRPr="00000000" w14:paraId="0000008C">
          <w:pPr>
            <w:rPr>
              <w:ins w:author="Nguyen Gia Truc (K18 HL)" w:id="0" w:date="2024-01-11T07:41:04Z"/>
              <w:color w:val="1d2125"/>
            </w:rPr>
          </w:pPr>
          <w:sdt>
            <w:sdtPr>
              <w:tag w:val="goog_rdk_212"/>
            </w:sdtPr>
            <w:sdtContent>
              <w:ins w:author="Nguyen Gia Truc (K18 HL)" w:id="0" w:date="2024-01-11T07:41:04Z">
                <w:r w:rsidDel="00000000" w:rsidR="00000000" w:rsidRPr="00000000">
                  <w:rPr>
                    <w:color w:val="1d2125"/>
                    <w:rtl w:val="0"/>
                  </w:rPr>
                  <w:t xml:space="preserve">found</w:t>
                </w:r>
              </w:ins>
            </w:sdtContent>
          </w:sdt>
        </w:p>
      </w:sdtContent>
    </w:sdt>
    <w:sdt>
      <w:sdtPr>
        <w:tag w:val="goog_rdk_215"/>
      </w:sdtPr>
      <w:sdtContent>
        <w:p w:rsidR="00000000" w:rsidDel="00000000" w:rsidP="00000000" w:rsidRDefault="00000000" w:rsidRPr="00000000" w14:paraId="0000008D">
          <w:pPr>
            <w:rPr>
              <w:ins w:author="Nguyen Gia Truc (K18 HL)" w:id="0" w:date="2024-01-11T07:41:04Z"/>
              <w:color w:val="1d2125"/>
            </w:rPr>
          </w:pPr>
          <w:sdt>
            <w:sdtPr>
              <w:tag w:val="goog_rdk_214"/>
            </w:sdtPr>
            <w:sdtContent>
              <w:ins w:author="Nguyen Gia Truc (K18 HL)" w:id="0" w:date="2024-01-11T07:41:04Z">
                <w:r w:rsidDel="00000000" w:rsidR="00000000" w:rsidRPr="00000000">
                  <w:rPr>
                    <w:color w:val="1d2125"/>
                    <w:rtl w:val="0"/>
                  </w:rPr>
                  <w:t xml:space="preserve">B02  |  River        |    5  |    4.3</w:t>
                </w:r>
              </w:ins>
            </w:sdtContent>
          </w:sdt>
        </w:p>
      </w:sdtContent>
    </w:sdt>
    <w:sdt>
      <w:sdtPr>
        <w:tag w:val="goog_rdk_217"/>
      </w:sdtPr>
      <w:sdtContent>
        <w:p w:rsidR="00000000" w:rsidDel="00000000" w:rsidP="00000000" w:rsidRDefault="00000000" w:rsidRPr="00000000" w14:paraId="0000008E">
          <w:pPr>
            <w:spacing w:line="236.25" w:lineRule="auto"/>
            <w:rPr>
              <w:ins w:author="Nguyen Gia Truc (K18 HL)" w:id="0" w:date="2024-01-11T07:41:04Z"/>
              <w:color w:val="1d2125"/>
            </w:rPr>
          </w:pPr>
          <w:sdt>
            <w:sdtPr>
              <w:tag w:val="goog_rdk_216"/>
            </w:sdtPr>
            <w:sdtContent>
              <w:ins w:author="Nguyen Gia Truc (K18 HL)" w:id="0" w:date="2024-01-11T07:41:04Z">
                <w:r w:rsidDel="00000000" w:rsidR="00000000" w:rsidRPr="00000000">
                  <w:rPr>
                    <w:rtl w:val="0"/>
                  </w:rPr>
                </w:r>
              </w:ins>
            </w:sdtContent>
          </w:sdt>
        </w:p>
      </w:sdtContent>
    </w:sdt>
    <w:sdt>
      <w:sdtPr>
        <w:tag w:val="goog_rdk_219"/>
      </w:sdtPr>
      <w:sdtContent>
        <w:p w:rsidR="00000000" w:rsidDel="00000000" w:rsidP="00000000" w:rsidRDefault="00000000" w:rsidRPr="00000000" w14:paraId="0000008F">
          <w:pPr>
            <w:rPr>
              <w:ins w:author="Nguyen Gia Truc (K18 HL)" w:id="0" w:date="2024-01-11T07:41:04Z"/>
              <w:color w:val="1d2125"/>
            </w:rPr>
          </w:pPr>
          <w:sdt>
            <w:sdtPr>
              <w:tag w:val="goog_rdk_218"/>
            </w:sdtPr>
            <w:sdtContent>
              <w:ins w:author="Nguyen Gia Truc (K18 HL)" w:id="0" w:date="2024-01-11T07:41:04Z">
                <w:r w:rsidDel="00000000" w:rsidR="00000000" w:rsidRPr="00000000">
                  <w:rPr>
                    <w:rtl w:val="0"/>
                  </w:rPr>
                </w:r>
              </w:ins>
            </w:sdtContent>
          </w:sdt>
        </w:p>
      </w:sdtContent>
    </w:sdt>
    <w:sdt>
      <w:sdtPr>
        <w:tag w:val="goog_rdk_221"/>
      </w:sdtPr>
      <w:sdtContent>
        <w:p w:rsidR="00000000" w:rsidDel="00000000" w:rsidP="00000000" w:rsidRDefault="00000000" w:rsidRPr="00000000" w14:paraId="00000090">
          <w:pPr>
            <w:rPr>
              <w:ins w:author="Nguyen Gia Truc (K18 HL)" w:id="0" w:date="2024-01-11T07:41:04Z"/>
              <w:color w:val="1d2125"/>
            </w:rPr>
          </w:pPr>
          <w:sdt>
            <w:sdtPr>
              <w:tag w:val="goog_rdk_220"/>
            </w:sdtPr>
            <w:sdtContent>
              <w:ins w:author="Nguyen Gia Truc (K18 HL)" w:id="0" w:date="2024-01-11T07:41:04Z">
                <w:r w:rsidDel="00000000" w:rsidR="00000000" w:rsidRPr="00000000">
                  <w:rPr>
                    <w:color w:val="1d2125"/>
                    <w:rtl w:val="0"/>
                  </w:rPr>
                  <w:t xml:space="preserve">Test 5: 5</w:t>
                </w:r>
              </w:ins>
            </w:sdtContent>
          </w:sdt>
        </w:p>
      </w:sdtContent>
    </w:sdt>
    <w:sdt>
      <w:sdtPr>
        <w:tag w:val="goog_rdk_223"/>
      </w:sdtPr>
      <w:sdtContent>
        <w:p w:rsidR="00000000" w:rsidDel="00000000" w:rsidP="00000000" w:rsidRDefault="00000000" w:rsidRPr="00000000" w14:paraId="00000091">
          <w:pPr>
            <w:rPr>
              <w:ins w:author="Nguyen Gia Truc (K18 HL)" w:id="0" w:date="2024-01-11T07:41:04Z"/>
              <w:color w:val="1d2125"/>
            </w:rPr>
          </w:pPr>
          <w:sdt>
            <w:sdtPr>
              <w:tag w:val="goog_rdk_222"/>
            </w:sdtPr>
            <w:sdtContent>
              <w:ins w:author="Nguyen Gia Truc (K18 HL)" w:id="0" w:date="2024-01-11T07:41:04Z">
                <w:r w:rsidDel="00000000" w:rsidR="00000000" w:rsidRPr="00000000">
                  <w:rPr>
                    <w:color w:val="1d2125"/>
                    <w:rtl w:val="0"/>
                  </w:rPr>
                  <w:t xml:space="preserve">Incorrect program output</w:t>
                </w:r>
              </w:ins>
            </w:sdtContent>
          </w:sdt>
        </w:p>
      </w:sdtContent>
    </w:sdt>
    <w:sdt>
      <w:sdtPr>
        <w:tag w:val="goog_rdk_225"/>
      </w:sdtPr>
      <w:sdtContent>
        <w:p w:rsidR="00000000" w:rsidDel="00000000" w:rsidP="00000000" w:rsidRDefault="00000000" w:rsidRPr="00000000" w14:paraId="00000092">
          <w:pPr>
            <w:rPr>
              <w:ins w:author="Nguyen Gia Truc (K18 HL)" w:id="0" w:date="2024-01-11T07:41:04Z"/>
              <w:color w:val="1d2125"/>
            </w:rPr>
          </w:pPr>
          <w:sdt>
            <w:sdtPr>
              <w:tag w:val="goog_rdk_224"/>
            </w:sdtPr>
            <w:sdtContent>
              <w:ins w:author="Nguyen Gia Truc (K18 HL)" w:id="0" w:date="2024-01-11T07:41:04Z">
                <w:r w:rsidDel="00000000" w:rsidR="00000000" w:rsidRPr="00000000">
                  <w:rPr>
                    <w:color w:val="1d2125"/>
                    <w:rtl w:val="0"/>
                  </w:rPr>
                  <w:t xml:space="preserve">--- Input ---</w:t>
                </w:r>
              </w:ins>
            </w:sdtContent>
          </w:sdt>
        </w:p>
      </w:sdtContent>
    </w:sdt>
    <w:sdt>
      <w:sdtPr>
        <w:tag w:val="goog_rdk_227"/>
      </w:sdtPr>
      <w:sdtContent>
        <w:p w:rsidR="00000000" w:rsidDel="00000000" w:rsidP="00000000" w:rsidRDefault="00000000" w:rsidRPr="00000000" w14:paraId="00000093">
          <w:pPr>
            <w:rPr>
              <w:ins w:author="Nguyen Gia Truc (K18 HL)" w:id="0" w:date="2024-01-11T07:41:04Z"/>
              <w:color w:val="1d2125"/>
            </w:rPr>
          </w:pPr>
          <w:sdt>
            <w:sdtPr>
              <w:tag w:val="goog_rdk_226"/>
            </w:sdtPr>
            <w:sdtContent>
              <w:ins w:author="Nguyen Gia Truc (K18 HL)" w:id="0" w:date="2024-01-11T07:41:04Z">
                <w:r w:rsidDel="00000000" w:rsidR="00000000" w:rsidRPr="00000000">
                  <w:rPr>
                    <w:rtl w:val="0"/>
                  </w:rPr>
                </w:r>
              </w:ins>
            </w:sdtContent>
          </w:sdt>
        </w:p>
      </w:sdtContent>
    </w:sdt>
    <w:sdt>
      <w:sdtPr>
        <w:tag w:val="goog_rdk_229"/>
      </w:sdtPr>
      <w:sdtContent>
        <w:p w:rsidR="00000000" w:rsidDel="00000000" w:rsidP="00000000" w:rsidRDefault="00000000" w:rsidRPr="00000000" w14:paraId="00000094">
          <w:pPr>
            <w:rPr>
              <w:ins w:author="Nguyen Gia Truc (K18 HL)" w:id="0" w:date="2024-01-11T07:41:04Z"/>
              <w:color w:val="1d2125"/>
            </w:rPr>
          </w:pPr>
          <w:sdt>
            <w:sdtPr>
              <w:tag w:val="goog_rdk_228"/>
            </w:sdtPr>
            <w:sdtContent>
              <w:ins w:author="Nguyen Gia Truc (K18 HL)" w:id="0" w:date="2024-01-11T07:41:04Z">
                <w:r w:rsidDel="00000000" w:rsidR="00000000" w:rsidRPr="00000000">
                  <w:rPr>
                    <w:color w:val="1d2125"/>
                    <w:rtl w:val="0"/>
                  </w:rPr>
                  <w:t xml:space="preserve">5</w:t>
                </w:r>
              </w:ins>
            </w:sdtContent>
          </w:sdt>
        </w:p>
      </w:sdtContent>
    </w:sdt>
    <w:sdt>
      <w:sdtPr>
        <w:tag w:val="goog_rdk_231"/>
      </w:sdtPr>
      <w:sdtContent>
        <w:p w:rsidR="00000000" w:rsidDel="00000000" w:rsidP="00000000" w:rsidRDefault="00000000" w:rsidRPr="00000000" w14:paraId="00000095">
          <w:pPr>
            <w:rPr>
              <w:ins w:author="Nguyen Gia Truc (K18 HL)" w:id="0" w:date="2024-01-11T07:41:04Z"/>
              <w:color w:val="1d2125"/>
            </w:rPr>
          </w:pPr>
          <w:sdt>
            <w:sdtPr>
              <w:tag w:val="goog_rdk_230"/>
            </w:sdtPr>
            <w:sdtContent>
              <w:ins w:author="Nguyen Gia Truc (K18 HL)" w:id="0" w:date="2024-01-11T07:41:04Z">
                <w:r w:rsidDel="00000000" w:rsidR="00000000" w:rsidRPr="00000000">
                  <w:rPr>
                    <w:color w:val="1d2125"/>
                    <w:rtl w:val="0"/>
                  </w:rPr>
                  <w:t xml:space="preserve">6</w:t>
                </w:r>
              </w:ins>
            </w:sdtContent>
          </w:sdt>
        </w:p>
      </w:sdtContent>
    </w:sdt>
    <w:sdt>
      <w:sdtPr>
        <w:tag w:val="goog_rdk_233"/>
      </w:sdtPr>
      <w:sdtContent>
        <w:p w:rsidR="00000000" w:rsidDel="00000000" w:rsidP="00000000" w:rsidRDefault="00000000" w:rsidRPr="00000000" w14:paraId="00000096">
          <w:pPr>
            <w:rPr>
              <w:ins w:author="Nguyen Gia Truc (K18 HL)" w:id="0" w:date="2024-01-11T07:41:04Z"/>
              <w:color w:val="1d2125"/>
            </w:rPr>
          </w:pPr>
          <w:sdt>
            <w:sdtPr>
              <w:tag w:val="goog_rdk_232"/>
            </w:sdtPr>
            <w:sdtContent>
              <w:ins w:author="Nguyen Gia Truc (K18 HL)" w:id="0" w:date="2024-01-11T07:41:04Z">
                <w:r w:rsidDel="00000000" w:rsidR="00000000" w:rsidRPr="00000000">
                  <w:rPr>
                    <w:color w:val="1d2125"/>
                    <w:rtl w:val="0"/>
                  </w:rPr>
                  <w:t xml:space="preserve">B03  |  Morning   |  12  |  25.1</w:t>
                </w:r>
              </w:ins>
            </w:sdtContent>
          </w:sdt>
        </w:p>
      </w:sdtContent>
    </w:sdt>
    <w:sdt>
      <w:sdtPr>
        <w:tag w:val="goog_rdk_235"/>
      </w:sdtPr>
      <w:sdtContent>
        <w:p w:rsidR="00000000" w:rsidDel="00000000" w:rsidP="00000000" w:rsidRDefault="00000000" w:rsidRPr="00000000" w14:paraId="00000097">
          <w:pPr>
            <w:rPr>
              <w:ins w:author="Nguyen Gia Truc (K18 HL)" w:id="0" w:date="2024-01-11T07:41:04Z"/>
              <w:color w:val="1d2125"/>
            </w:rPr>
          </w:pPr>
          <w:sdt>
            <w:sdtPr>
              <w:tag w:val="goog_rdk_234"/>
            </w:sdtPr>
            <w:sdtContent>
              <w:ins w:author="Nguyen Gia Truc (K18 HL)" w:id="0" w:date="2024-01-11T07:41:04Z">
                <w:r w:rsidDel="00000000" w:rsidR="00000000" w:rsidRPr="00000000">
                  <w:rPr>
                    <w:color w:val="1d2125"/>
                    <w:rtl w:val="0"/>
                  </w:rPr>
                  <w:t xml:space="preserve">B01  |  The noon  |  10  |    5.2</w:t>
                </w:r>
              </w:ins>
            </w:sdtContent>
          </w:sdt>
        </w:p>
      </w:sdtContent>
    </w:sdt>
    <w:sdt>
      <w:sdtPr>
        <w:tag w:val="goog_rdk_237"/>
      </w:sdtPr>
      <w:sdtContent>
        <w:p w:rsidR="00000000" w:rsidDel="00000000" w:rsidP="00000000" w:rsidRDefault="00000000" w:rsidRPr="00000000" w14:paraId="00000098">
          <w:pPr>
            <w:rPr>
              <w:ins w:author="Nguyen Gia Truc (K18 HL)" w:id="0" w:date="2024-01-11T07:41:04Z"/>
              <w:color w:val="1d2125"/>
            </w:rPr>
          </w:pPr>
          <w:sdt>
            <w:sdtPr>
              <w:tag w:val="goog_rdk_236"/>
            </w:sdtPr>
            <w:sdtContent>
              <w:ins w:author="Nguyen Gia Truc (K18 HL)" w:id="0" w:date="2024-01-11T07:41:04Z">
                <w:r w:rsidDel="00000000" w:rsidR="00000000" w:rsidRPr="00000000">
                  <w:rPr>
                    <w:color w:val="1d2125"/>
                    <w:rtl w:val="0"/>
                  </w:rPr>
                  <w:t xml:space="preserve">B02  |  River        |    5  |    4.3</w:t>
                </w:r>
              </w:ins>
            </w:sdtContent>
          </w:sdt>
        </w:p>
      </w:sdtContent>
    </w:sdt>
    <w:sdt>
      <w:sdtPr>
        <w:tag w:val="goog_rdk_239"/>
      </w:sdtPr>
      <w:sdtContent>
        <w:p w:rsidR="00000000" w:rsidDel="00000000" w:rsidP="00000000" w:rsidRDefault="00000000" w:rsidRPr="00000000" w14:paraId="00000099">
          <w:pPr>
            <w:rPr>
              <w:ins w:author="Nguyen Gia Truc (K18 HL)" w:id="0" w:date="2024-01-11T07:41:04Z"/>
              <w:color w:val="1d2125"/>
            </w:rPr>
          </w:pPr>
          <w:sdt>
            <w:sdtPr>
              <w:tag w:val="goog_rdk_238"/>
            </w:sdtPr>
            <w:sdtContent>
              <w:ins w:author="Nguyen Gia Truc (K18 HL)" w:id="0" w:date="2024-01-11T07:41:04Z">
                <w:r w:rsidDel="00000000" w:rsidR="00000000" w:rsidRPr="00000000">
                  <w:rPr>
                    <w:color w:val="1d2125"/>
                    <w:rtl w:val="0"/>
                  </w:rPr>
                  <w:t xml:space="preserve">B05  |  Physics     |    7  |  15.4</w:t>
                </w:r>
              </w:ins>
            </w:sdtContent>
          </w:sdt>
        </w:p>
      </w:sdtContent>
    </w:sdt>
    <w:sdt>
      <w:sdtPr>
        <w:tag w:val="goog_rdk_241"/>
      </w:sdtPr>
      <w:sdtContent>
        <w:p w:rsidR="00000000" w:rsidDel="00000000" w:rsidP="00000000" w:rsidRDefault="00000000" w:rsidRPr="00000000" w14:paraId="0000009A">
          <w:pPr>
            <w:rPr>
              <w:ins w:author="Nguyen Gia Truc (K18 HL)" w:id="0" w:date="2024-01-11T07:41:04Z"/>
              <w:color w:val="1d2125"/>
            </w:rPr>
          </w:pPr>
          <w:sdt>
            <w:sdtPr>
              <w:tag w:val="goog_rdk_240"/>
            </w:sdtPr>
            <w:sdtContent>
              <w:ins w:author="Nguyen Gia Truc (K18 HL)" w:id="0" w:date="2024-01-11T07:41:04Z">
                <w:r w:rsidDel="00000000" w:rsidR="00000000" w:rsidRPr="00000000">
                  <w:rPr>
                    <w:color w:val="1d2125"/>
                    <w:rtl w:val="0"/>
                  </w:rPr>
                  <w:t xml:space="preserve">B07  |  Biology      |  11  |  12.2</w:t>
                </w:r>
              </w:ins>
            </w:sdtContent>
          </w:sdt>
        </w:p>
      </w:sdtContent>
    </w:sdt>
    <w:sdt>
      <w:sdtPr>
        <w:tag w:val="goog_rdk_243"/>
      </w:sdtPr>
      <w:sdtContent>
        <w:p w:rsidR="00000000" w:rsidDel="00000000" w:rsidP="00000000" w:rsidRDefault="00000000" w:rsidRPr="00000000" w14:paraId="0000009B">
          <w:pPr>
            <w:rPr>
              <w:ins w:author="Nguyen Gia Truc (K18 HL)" w:id="0" w:date="2024-01-11T07:41:04Z"/>
              <w:color w:val="1d2125"/>
            </w:rPr>
          </w:pPr>
          <w:sdt>
            <w:sdtPr>
              <w:tag w:val="goog_rdk_242"/>
            </w:sdtPr>
            <w:sdtContent>
              <w:ins w:author="Nguyen Gia Truc (K18 HL)" w:id="0" w:date="2024-01-11T07:41:04Z">
                <w:r w:rsidDel="00000000" w:rsidR="00000000" w:rsidRPr="00000000">
                  <w:rPr>
                    <w:color w:val="1d2125"/>
                    <w:rtl w:val="0"/>
                  </w:rPr>
                  <w:t xml:space="preserve">B04  |  Southern   |    9  |    5.2</w:t>
                </w:r>
              </w:ins>
            </w:sdtContent>
          </w:sdt>
        </w:p>
      </w:sdtContent>
    </w:sdt>
    <w:sdt>
      <w:sdtPr>
        <w:tag w:val="goog_rdk_245"/>
      </w:sdtPr>
      <w:sdtContent>
        <w:p w:rsidR="00000000" w:rsidDel="00000000" w:rsidP="00000000" w:rsidRDefault="00000000" w:rsidRPr="00000000" w14:paraId="0000009C">
          <w:pPr>
            <w:rPr>
              <w:ins w:author="Nguyen Gia Truc (K18 HL)" w:id="0" w:date="2024-01-11T07:41:04Z"/>
              <w:color w:val="1d2125"/>
            </w:rPr>
          </w:pPr>
          <w:sdt>
            <w:sdtPr>
              <w:tag w:val="goog_rdk_244"/>
            </w:sdtPr>
            <w:sdtContent>
              <w:ins w:author="Nguyen Gia Truc (K18 HL)" w:id="0" w:date="2024-01-11T07:41:04Z">
                <w:r w:rsidDel="00000000" w:rsidR="00000000" w:rsidRPr="00000000">
                  <w:rPr>
                    <w:color w:val="1d2125"/>
                    <w:rtl w:val="0"/>
                  </w:rPr>
                  <w:t xml:space="preserve">B10</w:t>
                </w:r>
              </w:ins>
            </w:sdtContent>
          </w:sdt>
        </w:p>
      </w:sdtContent>
    </w:sdt>
    <w:sdt>
      <w:sdtPr>
        <w:tag w:val="goog_rdk_247"/>
      </w:sdtPr>
      <w:sdtContent>
        <w:p w:rsidR="00000000" w:rsidDel="00000000" w:rsidP="00000000" w:rsidRDefault="00000000" w:rsidRPr="00000000" w14:paraId="0000009D">
          <w:pPr>
            <w:spacing w:line="236.25" w:lineRule="auto"/>
            <w:rPr>
              <w:ins w:author="Nguyen Gia Truc (K18 HL)" w:id="0" w:date="2024-01-11T07:41:04Z"/>
              <w:color w:val="1d2125"/>
            </w:rPr>
          </w:pPr>
          <w:sdt>
            <w:sdtPr>
              <w:tag w:val="goog_rdk_246"/>
            </w:sdtPr>
            <w:sdtContent>
              <w:ins w:author="Nguyen Gia Truc (K18 HL)" w:id="0" w:date="2024-01-11T07:41:04Z">
                <w:r w:rsidDel="00000000" w:rsidR="00000000" w:rsidRPr="00000000">
                  <w:rPr>
                    <w:rtl w:val="0"/>
                  </w:rPr>
                </w:r>
              </w:ins>
            </w:sdtContent>
          </w:sdt>
        </w:p>
      </w:sdtContent>
    </w:sdt>
    <w:sdt>
      <w:sdtPr>
        <w:tag w:val="goog_rdk_249"/>
      </w:sdtPr>
      <w:sdtContent>
        <w:p w:rsidR="00000000" w:rsidDel="00000000" w:rsidP="00000000" w:rsidRDefault="00000000" w:rsidRPr="00000000" w14:paraId="0000009E">
          <w:pPr>
            <w:spacing w:line="236.25" w:lineRule="auto"/>
            <w:rPr>
              <w:ins w:author="Nguyen Gia Truc (K18 HL)" w:id="0" w:date="2024-01-11T07:41:04Z"/>
              <w:color w:val="1d2125"/>
            </w:rPr>
          </w:pPr>
          <w:sdt>
            <w:sdtPr>
              <w:tag w:val="goog_rdk_248"/>
            </w:sdtPr>
            <w:sdtContent>
              <w:ins w:author="Nguyen Gia Truc (K18 HL)" w:id="0" w:date="2024-01-11T07:41:04Z">
                <w:r w:rsidDel="00000000" w:rsidR="00000000" w:rsidRPr="00000000">
                  <w:rPr>
                    <w:rtl w:val="0"/>
                  </w:rPr>
                </w:r>
              </w:ins>
            </w:sdtContent>
          </w:sdt>
        </w:p>
      </w:sdtContent>
    </w:sdt>
    <w:sdt>
      <w:sdtPr>
        <w:tag w:val="goog_rdk_251"/>
      </w:sdtPr>
      <w:sdtContent>
        <w:p w:rsidR="00000000" w:rsidDel="00000000" w:rsidP="00000000" w:rsidRDefault="00000000" w:rsidRPr="00000000" w14:paraId="0000009F">
          <w:pPr>
            <w:rPr>
              <w:ins w:author="Nguyen Gia Truc (K18 HL)" w:id="0" w:date="2024-01-11T07:41:04Z"/>
              <w:color w:val="1d2125"/>
            </w:rPr>
          </w:pPr>
          <w:sdt>
            <w:sdtPr>
              <w:tag w:val="goog_rdk_250"/>
            </w:sdtPr>
            <w:sdtContent>
              <w:ins w:author="Nguyen Gia Truc (K18 HL)" w:id="0" w:date="2024-01-11T07:41:04Z">
                <w:r w:rsidDel="00000000" w:rsidR="00000000" w:rsidRPr="00000000">
                  <w:rPr>
                    <w:rtl w:val="0"/>
                  </w:rPr>
                </w:r>
              </w:ins>
            </w:sdtContent>
          </w:sdt>
        </w:p>
      </w:sdtContent>
    </w:sdt>
    <w:sdt>
      <w:sdtPr>
        <w:tag w:val="goog_rdk_253"/>
      </w:sdtPr>
      <w:sdtContent>
        <w:p w:rsidR="00000000" w:rsidDel="00000000" w:rsidP="00000000" w:rsidRDefault="00000000" w:rsidRPr="00000000" w14:paraId="000000A0">
          <w:pPr>
            <w:rPr>
              <w:ins w:author="Nguyen Gia Truc (K18 HL)" w:id="0" w:date="2024-01-11T07:41:04Z"/>
              <w:color w:val="1d2125"/>
            </w:rPr>
          </w:pPr>
          <w:sdt>
            <w:sdtPr>
              <w:tag w:val="goog_rdk_252"/>
            </w:sdtPr>
            <w:sdtContent>
              <w:ins w:author="Nguyen Gia Truc (K18 HL)" w:id="0" w:date="2024-01-11T07:41:04Z">
                <w:r w:rsidDel="00000000" w:rsidR="00000000" w:rsidRPr="00000000">
                  <w:rPr>
                    <w:color w:val="1d2125"/>
                    <w:rtl w:val="0"/>
                  </w:rPr>
                  <w:t xml:space="preserve">--- Expected output (text)---</w:t>
                </w:r>
              </w:ins>
            </w:sdtContent>
          </w:sdt>
        </w:p>
      </w:sdtContent>
    </w:sdt>
    <w:sdt>
      <w:sdtPr>
        <w:tag w:val="goog_rdk_255"/>
      </w:sdtPr>
      <w:sdtContent>
        <w:p w:rsidR="00000000" w:rsidDel="00000000" w:rsidP="00000000" w:rsidRDefault="00000000" w:rsidRPr="00000000" w14:paraId="000000A1">
          <w:pPr>
            <w:rPr>
              <w:ins w:author="Nguyen Gia Truc (K18 HL)" w:id="0" w:date="2024-01-11T07:41:04Z"/>
              <w:color w:val="1d2125"/>
            </w:rPr>
          </w:pPr>
          <w:sdt>
            <w:sdtPr>
              <w:tag w:val="goog_rdk_254"/>
            </w:sdtPr>
            <w:sdtContent>
              <w:ins w:author="Nguyen Gia Truc (K18 HL)" w:id="0" w:date="2024-01-11T07:41:04Z">
                <w:r w:rsidDel="00000000" w:rsidR="00000000" w:rsidRPr="00000000">
                  <w:rPr>
                    <w:rtl w:val="0"/>
                  </w:rPr>
                </w:r>
              </w:ins>
            </w:sdtContent>
          </w:sdt>
        </w:p>
      </w:sdtContent>
    </w:sdt>
    <w:sdt>
      <w:sdtPr>
        <w:tag w:val="goog_rdk_257"/>
      </w:sdtPr>
      <w:sdtContent>
        <w:p w:rsidR="00000000" w:rsidDel="00000000" w:rsidP="00000000" w:rsidRDefault="00000000" w:rsidRPr="00000000" w14:paraId="000000A2">
          <w:pPr>
            <w:rPr>
              <w:ins w:author="Nguyen Gia Truc (K18 HL)" w:id="0" w:date="2024-01-11T07:41:04Z"/>
              <w:color w:val="1d2125"/>
            </w:rPr>
          </w:pPr>
          <w:sdt>
            <w:sdtPr>
              <w:tag w:val="goog_rdk_256"/>
            </w:sdtPr>
            <w:sdtContent>
              <w:ins w:author="Nguyen Gia Truc (K18 HL)" w:id="0" w:date="2024-01-11T07:41:04Z">
                <w:r w:rsidDel="00000000" w:rsidR="00000000" w:rsidRPr="00000000">
                  <w:rPr>
                    <w:color w:val="1d2125"/>
                    <w:rtl w:val="0"/>
                  </w:rPr>
                  <w:t xml:space="preserve">5. Search the book with ID B10 in the list of 6 books:</w:t>
                </w:r>
              </w:ins>
            </w:sdtContent>
          </w:sdt>
        </w:p>
      </w:sdtContent>
    </w:sdt>
    <w:sdt>
      <w:sdtPr>
        <w:tag w:val="goog_rdk_259"/>
      </w:sdtPr>
      <w:sdtContent>
        <w:p w:rsidR="00000000" w:rsidDel="00000000" w:rsidP="00000000" w:rsidRDefault="00000000" w:rsidRPr="00000000" w14:paraId="000000A3">
          <w:pPr>
            <w:spacing w:line="236.25" w:lineRule="auto"/>
            <w:rPr>
              <w:ins w:author="Nguyen Gia Truc (K18 HL)" w:id="0" w:date="2024-01-11T07:41:04Z"/>
              <w:color w:val="1d2125"/>
            </w:rPr>
          </w:pPr>
          <w:sdt>
            <w:sdtPr>
              <w:tag w:val="goog_rdk_258"/>
            </w:sdtPr>
            <w:sdtContent>
              <w:ins w:author="Nguyen Gia Truc (K18 HL)" w:id="0" w:date="2024-01-11T07:41:04Z">
                <w:r w:rsidDel="00000000" w:rsidR="00000000" w:rsidRPr="00000000">
                  <w:rPr>
                    <w:color w:val="1d2125"/>
                    <w:rtl w:val="0"/>
                  </w:rPr>
                  <w:t xml:space="preserve">not found</w:t>
                </w:r>
              </w:ins>
            </w:sdtContent>
          </w:sdt>
        </w:p>
      </w:sdtContent>
    </w:sdt>
    <w:sdt>
      <w:sdtPr>
        <w:tag w:val="goog_rdk_261"/>
      </w:sdtPr>
      <w:sdtContent>
        <w:p w:rsidR="00000000" w:rsidDel="00000000" w:rsidP="00000000" w:rsidRDefault="00000000" w:rsidRPr="00000000" w14:paraId="000000A4">
          <w:pPr>
            <w:rPr>
              <w:ins w:author="Nguyen Gia Truc (K18 HL)" w:id="0" w:date="2024-01-11T07:41:04Z"/>
              <w:color w:val="1d2125"/>
            </w:rPr>
          </w:pPr>
          <w:sdt>
            <w:sdtPr>
              <w:tag w:val="goog_rdk_260"/>
            </w:sdtPr>
            <w:sdtContent>
              <w:ins w:author="Nguyen Gia Truc (K18 HL)" w:id="0" w:date="2024-01-11T07:41:04Z">
                <w:r w:rsidDel="00000000" w:rsidR="00000000" w:rsidRPr="00000000">
                  <w:rPr>
                    <w:rtl w:val="0"/>
                  </w:rPr>
                </w:r>
              </w:ins>
            </w:sdtContent>
          </w:sdt>
        </w:p>
      </w:sdtContent>
    </w:sdt>
    <w:p w:rsidR="00000000" w:rsidDel="00000000" w:rsidP="00000000" w:rsidRDefault="00000000" w:rsidRPr="00000000" w14:paraId="000000A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Arial" w:cs="Arial" w:eastAsia="Arial" w:hAnsi="Arial"/>
        <w:color w:val="1d2125"/>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d2125"/>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d2125"/>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rWBYYJ7LHuD097PPH2wQusw9SQ==">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